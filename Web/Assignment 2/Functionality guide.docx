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AF058" w14:textId="78499E92" w:rsidR="00DA0FD5" w:rsidRDefault="00DA0FD5" w:rsidP="00DA0FD5">
      <w:pPr>
        <w:jc w:val="center"/>
        <w:rPr>
          <w:b/>
          <w:bCs/>
          <w:sz w:val="28"/>
          <w:szCs w:val="28"/>
        </w:rPr>
      </w:pPr>
      <w:r w:rsidRPr="005E7A30">
        <w:rPr>
          <w:b/>
          <w:bCs/>
          <w:sz w:val="28"/>
          <w:szCs w:val="28"/>
        </w:rPr>
        <w:t>Functionality guide</w:t>
      </w:r>
    </w:p>
    <w:p w14:paraId="74A81FB1" w14:textId="77777777" w:rsidR="00B83B23" w:rsidRPr="002A665B" w:rsidRDefault="00B83B23" w:rsidP="00B83B23">
      <w:pPr>
        <w:pStyle w:val="Heading2"/>
        <w:jc w:val="center"/>
        <w:rPr>
          <w:ins w:id="0" w:author="Yanzhang Wu" w:date="2022-12-02T17:32:00Z"/>
          <w:color w:val="auto"/>
          <w:sz w:val="22"/>
          <w:szCs w:val="22"/>
        </w:rPr>
      </w:pPr>
      <w:ins w:id="1" w:author="Yanzhang Wu" w:date="2022-12-02T17:32:00Z">
        <w:r w:rsidRPr="002A665B">
          <w:rPr>
            <w:color w:val="auto"/>
            <w:sz w:val="22"/>
            <w:szCs w:val="22"/>
          </w:rPr>
          <w:t xml:space="preserve">Group 5: Yanzhang Wu, </w:t>
        </w:r>
        <w:proofErr w:type="spellStart"/>
        <w:r w:rsidRPr="002A665B">
          <w:rPr>
            <w:color w:val="auto"/>
            <w:sz w:val="22"/>
            <w:szCs w:val="22"/>
          </w:rPr>
          <w:t>Thanwa</w:t>
        </w:r>
        <w:proofErr w:type="spellEnd"/>
        <w:r w:rsidRPr="002A665B">
          <w:rPr>
            <w:color w:val="auto"/>
            <w:sz w:val="22"/>
            <w:szCs w:val="22"/>
          </w:rPr>
          <w:t xml:space="preserve"> </w:t>
        </w:r>
        <w:proofErr w:type="spellStart"/>
        <w:r w:rsidRPr="002A665B">
          <w:rPr>
            <w:color w:val="auto"/>
            <w:sz w:val="22"/>
            <w:szCs w:val="22"/>
          </w:rPr>
          <w:t>Chaichankanchang</w:t>
        </w:r>
        <w:proofErr w:type="spellEnd"/>
        <w:r w:rsidRPr="002A665B">
          <w:rPr>
            <w:color w:val="auto"/>
            <w:sz w:val="22"/>
            <w:szCs w:val="22"/>
          </w:rPr>
          <w:t xml:space="preserve">, Boling Zhang, </w:t>
        </w:r>
        <w:proofErr w:type="spellStart"/>
        <w:r w:rsidRPr="002A665B">
          <w:rPr>
            <w:color w:val="auto"/>
            <w:sz w:val="22"/>
            <w:szCs w:val="22"/>
          </w:rPr>
          <w:t>Xingyun</w:t>
        </w:r>
        <w:proofErr w:type="spellEnd"/>
        <w:r w:rsidRPr="002A665B">
          <w:rPr>
            <w:color w:val="auto"/>
            <w:sz w:val="22"/>
            <w:szCs w:val="22"/>
          </w:rPr>
          <w:t xml:space="preserve"> Zeng</w:t>
        </w:r>
      </w:ins>
    </w:p>
    <w:p w14:paraId="3B55309D" w14:textId="77777777" w:rsidR="00B83B23" w:rsidRPr="005E7A30" w:rsidRDefault="00B83B23" w:rsidP="00DA0FD5">
      <w:pPr>
        <w:jc w:val="center"/>
        <w:rPr>
          <w:b/>
          <w:bCs/>
          <w:sz w:val="28"/>
          <w:szCs w:val="28"/>
        </w:rPr>
      </w:pPr>
    </w:p>
    <w:p w14:paraId="4C434ECA" w14:textId="77777777" w:rsidR="00DA0FD5" w:rsidRDefault="00DA0FD5" w:rsidP="00DA0FD5"/>
    <w:p w14:paraId="4D3267A9" w14:textId="77777777" w:rsidR="00DA0FD5" w:rsidRDefault="00DA0FD5" w:rsidP="00DA0FD5">
      <w:pPr>
        <w:pStyle w:val="Heading1"/>
      </w:pPr>
      <w:r>
        <w:t>Description:</w:t>
      </w:r>
    </w:p>
    <w:p w14:paraId="21BF94CA" w14:textId="3C080968" w:rsidR="00DA0FD5" w:rsidRDefault="00DA0FD5" w:rsidP="00DA0FD5">
      <w:r>
        <w:t xml:space="preserve">It’s a warehouse management </w:t>
      </w:r>
      <w:del w:id="2" w:author="Yanzhang Wu" w:date="2022-12-02T17:34:00Z">
        <w:r w:rsidDel="0031241E">
          <w:delText xml:space="preserve">website </w:delText>
        </w:r>
      </w:del>
      <w:ins w:id="3" w:author="Yanzhang Wu" w:date="2022-12-02T17:34:00Z">
        <w:r w:rsidR="0031241E">
          <w:t>system</w:t>
        </w:r>
        <w:r w:rsidR="0031241E">
          <w:t xml:space="preserve"> </w:t>
        </w:r>
      </w:ins>
      <w:r>
        <w:t xml:space="preserve">for clothing store employees to use. </w:t>
      </w:r>
      <w:ins w:id="4" w:author="Yanzhang Wu" w:date="2022-12-02T17:35:00Z">
        <w:r w:rsidR="0031241E">
          <w:t xml:space="preserve">The system is designed for two roles, </w:t>
        </w:r>
      </w:ins>
      <w:ins w:id="5" w:author="Yanzhang Wu" w:date="2022-12-02T17:36:00Z">
        <w:r w:rsidR="0031241E">
          <w:t>u</w:t>
        </w:r>
      </w:ins>
      <w:ins w:id="6" w:author="Yanzhang Wu" w:date="2022-12-02T17:35:00Z">
        <w:r w:rsidR="0031241E">
          <w:t>ser and administra</w:t>
        </w:r>
      </w:ins>
      <w:ins w:id="7" w:author="Yanzhang Wu" w:date="2022-12-02T17:36:00Z">
        <w:r w:rsidR="0031241E">
          <w:t>tor</w:t>
        </w:r>
      </w:ins>
      <w:ins w:id="8" w:author="Yanzhang Wu" w:date="2022-12-02T17:35:00Z">
        <w:r w:rsidR="0031241E">
          <w:t xml:space="preserve">. </w:t>
        </w:r>
      </w:ins>
      <w:del w:id="9" w:author="Yanzhang Wu" w:date="2022-12-02T17:36:00Z">
        <w:r w:rsidDel="0031241E">
          <w:delText>Basically, users</w:delText>
        </w:r>
      </w:del>
      <w:ins w:id="10" w:author="Yanzhang Wu" w:date="2022-12-02T17:36:00Z">
        <w:r w:rsidR="0031241E">
          <w:t>User</w:t>
        </w:r>
      </w:ins>
      <w:ins w:id="11" w:author="Yanzhang Wu" w:date="2022-12-02T17:37:00Z">
        <w:r w:rsidR="0031241E">
          <w:t>s</w:t>
        </w:r>
      </w:ins>
      <w:r>
        <w:t xml:space="preserve"> can register and log into the </w:t>
      </w:r>
      <w:del w:id="12" w:author="Yanzhang Wu" w:date="2022-12-02T17:38:00Z">
        <w:r w:rsidDel="0031241E">
          <w:delText xml:space="preserve">management </w:delText>
        </w:r>
      </w:del>
      <w:r>
        <w:t xml:space="preserve">system, as well as check or edit the records of </w:t>
      </w:r>
      <w:del w:id="13" w:author="Yanzhang Wu" w:date="2022-12-02T17:36:00Z">
        <w:r w:rsidDel="0031241E">
          <w:delText xml:space="preserve">the users and </w:delText>
        </w:r>
      </w:del>
      <w:r>
        <w:t>items.</w:t>
      </w:r>
      <w:ins w:id="14" w:author="Yanzhang Wu" w:date="2022-12-02T17:36:00Z">
        <w:r w:rsidR="0031241E">
          <w:t xml:space="preserve"> </w:t>
        </w:r>
      </w:ins>
      <w:ins w:id="15" w:author="Yanzhang Wu" w:date="2022-12-02T17:37:00Z">
        <w:r w:rsidR="0031241E">
          <w:t xml:space="preserve">Administrators can </w:t>
        </w:r>
      </w:ins>
      <w:ins w:id="16" w:author="Yanzhang Wu" w:date="2022-12-02T17:38:00Z">
        <w:r w:rsidR="0031241E">
          <w:t>use this system to management</w:t>
        </w:r>
      </w:ins>
      <w:ins w:id="17" w:author="Yanzhang Wu" w:date="2022-12-02T17:39:00Z">
        <w:r w:rsidR="0031241E">
          <w:t xml:space="preserve"> user accounts and admin accounts.</w:t>
        </w:r>
      </w:ins>
    </w:p>
    <w:p w14:paraId="4DBBCD6B" w14:textId="77777777" w:rsidR="00DA0FD5" w:rsidRDefault="00DA0FD5" w:rsidP="00DA0FD5"/>
    <w:p w14:paraId="38C45903" w14:textId="77777777" w:rsidR="00DA0FD5" w:rsidRDefault="00DA0FD5" w:rsidP="00DA0FD5">
      <w:pPr>
        <w:pStyle w:val="Heading1"/>
      </w:pPr>
      <w:r>
        <w:t>Highlights:</w:t>
      </w:r>
    </w:p>
    <w:p w14:paraId="4141BEB0" w14:textId="6790A2C8" w:rsidR="00730895" w:rsidRDefault="00730895" w:rsidP="00DA0FD5">
      <w:pPr>
        <w:pStyle w:val="ListParagraph"/>
        <w:numPr>
          <w:ilvl w:val="0"/>
          <w:numId w:val="2"/>
        </w:numPr>
        <w:rPr>
          <w:ins w:id="18" w:author="Yanzhang Wu" w:date="2022-12-02T17:48:00Z"/>
        </w:rPr>
      </w:pPr>
      <w:ins w:id="19" w:author="Yanzhang Wu" w:date="2022-12-02T17:48:00Z">
        <w:r>
          <w:t>Frontend and backend separation.</w:t>
        </w:r>
      </w:ins>
    </w:p>
    <w:p w14:paraId="35186CB8" w14:textId="5CD24ECD" w:rsidR="0031241E" w:rsidRDefault="0031241E" w:rsidP="00DA0FD5">
      <w:pPr>
        <w:pStyle w:val="ListParagraph"/>
        <w:numPr>
          <w:ilvl w:val="0"/>
          <w:numId w:val="2"/>
        </w:numPr>
        <w:rPr>
          <w:ins w:id="20" w:author="Yanzhang Wu" w:date="2022-12-02T17:40:00Z"/>
        </w:rPr>
      </w:pPr>
      <w:ins w:id="21" w:author="Yanzhang Wu" w:date="2022-12-02T17:40:00Z">
        <w:r>
          <w:t xml:space="preserve">Animated Login page and </w:t>
        </w:r>
      </w:ins>
      <w:ins w:id="22" w:author="Yanzhang Wu" w:date="2022-12-02T17:51:00Z">
        <w:r w:rsidR="00730895">
          <w:t>s</w:t>
        </w:r>
      </w:ins>
      <w:ins w:id="23" w:author="Yanzhang Wu" w:date="2022-12-02T17:40:00Z">
        <w:r>
          <w:t>ignup page.</w:t>
        </w:r>
      </w:ins>
    </w:p>
    <w:p w14:paraId="5F97AB71" w14:textId="29719D3B" w:rsidR="00DA0FD5" w:rsidRDefault="00DA0FD5" w:rsidP="00DA0FD5">
      <w:pPr>
        <w:pStyle w:val="ListParagraph"/>
        <w:numPr>
          <w:ilvl w:val="0"/>
          <w:numId w:val="2"/>
        </w:numPr>
      </w:pPr>
      <w:r>
        <w:t>Redirect</w:t>
      </w:r>
      <w:ins w:id="24" w:author="Yanzhang Wu" w:date="2022-12-02T17:41:00Z">
        <w:r w:rsidR="0031241E">
          <w:t>ing</w:t>
        </w:r>
      </w:ins>
      <w:r>
        <w:t xml:space="preserve"> </w:t>
      </w:r>
      <w:del w:id="25" w:author="Yanzhang Wu" w:date="2022-12-02T17:41:00Z">
        <w:r w:rsidDel="0031241E">
          <w:delText>function</w:delText>
        </w:r>
      </w:del>
      <w:ins w:id="26" w:author="Yanzhang Wu" w:date="2022-12-02T17:43:00Z">
        <w:r w:rsidR="00730895" w:rsidRPr="00730895">
          <w:t xml:space="preserve"> </w:t>
        </w:r>
        <w:r w:rsidR="00730895" w:rsidRPr="00730895">
          <w:t>anonymous</w:t>
        </w:r>
      </w:ins>
      <w:ins w:id="27" w:author="Yanzhang Wu" w:date="2022-12-02T17:41:00Z">
        <w:r w:rsidR="0031241E">
          <w:t xml:space="preserve"> user</w:t>
        </w:r>
      </w:ins>
      <w:ins w:id="28" w:author="Yanzhang Wu" w:date="2022-12-02T17:43:00Z">
        <w:r w:rsidR="00730895">
          <w:t>s</w:t>
        </w:r>
      </w:ins>
      <w:ins w:id="29" w:author="Yanzhang Wu" w:date="2022-12-02T17:41:00Z">
        <w:r w:rsidR="0031241E">
          <w:t xml:space="preserve"> to index page </w:t>
        </w:r>
      </w:ins>
      <w:ins w:id="30" w:author="Yanzhang Wu" w:date="2022-12-02T17:45:00Z">
        <w:r w:rsidR="00730895">
          <w:t>if they try to access management pages</w:t>
        </w:r>
      </w:ins>
      <w:r>
        <w:t xml:space="preserve">. </w:t>
      </w:r>
      <w:del w:id="31" w:author="Yanzhang Wu" w:date="2022-12-02T17:51:00Z">
        <w:r w:rsidDel="00730895">
          <w:delText xml:space="preserve">If the user tries to access the management pages without login, it will redirect the user to the login page. </w:delText>
        </w:r>
      </w:del>
    </w:p>
    <w:p w14:paraId="589908B5" w14:textId="4792F635" w:rsidR="00DA0FD5" w:rsidDel="00730895" w:rsidRDefault="00DA0FD5" w:rsidP="00DA0FD5">
      <w:pPr>
        <w:pStyle w:val="ListParagraph"/>
        <w:numPr>
          <w:ilvl w:val="0"/>
          <w:numId w:val="2"/>
        </w:numPr>
        <w:rPr>
          <w:del w:id="32" w:author="Yanzhang Wu" w:date="2022-12-02T17:49:00Z"/>
        </w:rPr>
      </w:pPr>
      <w:del w:id="33" w:author="Yanzhang Wu" w:date="2022-12-02T17:49:00Z">
        <w:r w:rsidDel="00730895">
          <w:delText>Separate the frontend design and backend design, to ensure that users can only access the html files, which can facilitate the security of the website.</w:delText>
        </w:r>
      </w:del>
    </w:p>
    <w:p w14:paraId="01EFEEDC" w14:textId="7557A03A" w:rsidR="00DA0FD5" w:rsidRDefault="00DA0FD5" w:rsidP="00DA0FD5">
      <w:pPr>
        <w:pStyle w:val="ListParagraph"/>
        <w:numPr>
          <w:ilvl w:val="0"/>
          <w:numId w:val="2"/>
        </w:numPr>
      </w:pPr>
      <w:r>
        <w:t xml:space="preserve">CRUD </w:t>
      </w:r>
      <w:del w:id="34" w:author="Yanzhang Wu" w:date="2022-12-02T17:50:00Z">
        <w:r w:rsidDel="00730895">
          <w:delText xml:space="preserve">functions can be </w:delText>
        </w:r>
      </w:del>
      <w:ins w:id="35" w:author="Yanzhang Wu" w:date="2022-12-02T17:50:00Z">
        <w:r w:rsidR="00730895">
          <w:t>are</w:t>
        </w:r>
        <w:r w:rsidR="00730895">
          <w:t xml:space="preserve"> </w:t>
        </w:r>
      </w:ins>
      <w:r>
        <w:t>implemented within one html page.</w:t>
      </w:r>
    </w:p>
    <w:p w14:paraId="6CAB1EFF" w14:textId="77777777" w:rsidR="00DA0FD5" w:rsidRDefault="00DA0FD5" w:rsidP="00DA0FD5">
      <w:pPr>
        <w:pStyle w:val="ListParagraph"/>
        <w:numPr>
          <w:ilvl w:val="0"/>
          <w:numId w:val="2"/>
        </w:numPr>
      </w:pPr>
      <w:r>
        <w:t xml:space="preserve">Frontend validation and backend validation. </w:t>
      </w:r>
    </w:p>
    <w:p w14:paraId="7BD11BDD" w14:textId="77777777" w:rsidR="00DA0FD5" w:rsidRDefault="00DA0FD5" w:rsidP="00DA0FD5"/>
    <w:p w14:paraId="2026EE8A" w14:textId="39E013CE" w:rsidR="00DA0FD5" w:rsidDel="004C461A" w:rsidRDefault="00DA0FD5" w:rsidP="00DA0FD5">
      <w:pPr>
        <w:pStyle w:val="Heading1"/>
        <w:rPr>
          <w:del w:id="36" w:author="Yanzhang Wu" w:date="2022-12-02T20:51:00Z"/>
        </w:rPr>
      </w:pPr>
      <w:del w:id="37" w:author="Yanzhang Wu" w:date="2022-12-02T20:51:00Z">
        <w:r w:rsidDel="004C461A">
          <w:delText>Functionality Implementation</w:delText>
        </w:r>
        <w:r w:rsidR="00D82516" w:rsidDel="004C461A">
          <w:delText>:</w:delText>
        </w:r>
      </w:del>
    </w:p>
    <w:p w14:paraId="106B6D7F" w14:textId="77777777" w:rsidR="004C461A" w:rsidRDefault="004C461A" w:rsidP="004C461A">
      <w:pPr>
        <w:pStyle w:val="Heading1"/>
        <w:rPr>
          <w:ins w:id="38" w:author="Yanzhang Wu" w:date="2022-12-02T20:51:00Z"/>
        </w:rPr>
      </w:pPr>
      <w:ins w:id="39" w:author="Yanzhang Wu" w:date="2022-12-02T20:51:00Z">
        <w:r>
          <w:t>Two Roles of User with Different Permission</w:t>
        </w:r>
      </w:ins>
    </w:p>
    <w:p w14:paraId="04544C73" w14:textId="77777777" w:rsidR="004C461A" w:rsidRPr="00682634" w:rsidRDefault="004C461A" w:rsidP="004C461A">
      <w:pPr>
        <w:rPr>
          <w:ins w:id="40" w:author="Yanzhang Wu" w:date="2022-12-02T20:51:00Z"/>
        </w:rPr>
      </w:pPr>
    </w:p>
    <w:p w14:paraId="31058ACE" w14:textId="006AFE80" w:rsidR="004C461A" w:rsidRDefault="004C461A" w:rsidP="004C461A">
      <w:pPr>
        <w:rPr>
          <w:ins w:id="41" w:author="Yanzhang Wu" w:date="2022-12-02T20:53:00Z"/>
        </w:rPr>
      </w:pPr>
      <w:ins w:id="42" w:author="Yanzhang Wu" w:date="2022-12-02T20:51:00Z">
        <w:r>
          <w:t xml:space="preserve">We create two roles of users - administrator and regular user, to perform functions with different permissions to the </w:t>
        </w:r>
      </w:ins>
      <w:ins w:id="43" w:author="Yanzhang Wu" w:date="2022-12-02T20:58:00Z">
        <w:r>
          <w:t xml:space="preserve">different </w:t>
        </w:r>
      </w:ins>
      <w:ins w:id="44" w:author="Yanzhang Wu" w:date="2022-12-02T20:51:00Z">
        <w:r>
          <w:t>data</w:t>
        </w:r>
      </w:ins>
      <w:ins w:id="45" w:author="Yanzhang Wu" w:date="2022-12-02T20:58:00Z">
        <w:r>
          <w:t>bases</w:t>
        </w:r>
      </w:ins>
      <w:ins w:id="46" w:author="Yanzhang Wu" w:date="2022-12-02T20:51:00Z">
        <w:r>
          <w:t>.</w:t>
        </w:r>
      </w:ins>
      <w:ins w:id="47" w:author="Yanzhang Wu" w:date="2022-12-02T20:53:00Z">
        <w:r>
          <w:t xml:space="preserve"> Users can choose their role</w:t>
        </w:r>
      </w:ins>
      <w:ins w:id="48" w:author="Yanzhang Wu" w:date="2022-12-02T20:55:00Z">
        <w:r>
          <w:t>s</w:t>
        </w:r>
      </w:ins>
      <w:ins w:id="49" w:author="Yanzhang Wu" w:date="2022-12-02T20:53:00Z">
        <w:r>
          <w:t xml:space="preserve"> on the index page.</w:t>
        </w:r>
      </w:ins>
    </w:p>
    <w:p w14:paraId="62873F96" w14:textId="62402425" w:rsidR="004C461A" w:rsidRDefault="004C461A" w:rsidP="004C461A">
      <w:pPr>
        <w:keepNext/>
        <w:jc w:val="center"/>
        <w:rPr>
          <w:ins w:id="50" w:author="Yanzhang Wu" w:date="2022-12-02T20:55:00Z"/>
        </w:rPr>
        <w:pPrChange w:id="51" w:author="Yanzhang Wu" w:date="2022-12-02T20:55:00Z">
          <w:pPr>
            <w:jc w:val="center"/>
          </w:pPr>
        </w:pPrChange>
      </w:pPr>
      <w:ins w:id="52" w:author="Yanzhang Wu" w:date="2022-12-02T21:01:00Z">
        <w:r>
          <w:rPr>
            <w:noProof/>
          </w:rPr>
          <w:lastRenderedPageBreak/>
          <w:drawing>
            <wp:inline distT="0" distB="0" distL="0" distR="0" wp14:anchorId="51B793CE" wp14:editId="342A3D30">
              <wp:extent cx="5943600" cy="3180715"/>
              <wp:effectExtent l="0" t="0" r="0" b="635"/>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8"/>
                      <a:stretch>
                        <a:fillRect/>
                      </a:stretch>
                    </pic:blipFill>
                    <pic:spPr>
                      <a:xfrm>
                        <a:off x="0" y="0"/>
                        <a:ext cx="5943600" cy="3180715"/>
                      </a:xfrm>
                      <a:prstGeom prst="rect">
                        <a:avLst/>
                      </a:prstGeom>
                    </pic:spPr>
                  </pic:pic>
                </a:graphicData>
              </a:graphic>
            </wp:inline>
          </w:drawing>
        </w:r>
      </w:ins>
    </w:p>
    <w:p w14:paraId="082F540D" w14:textId="6924A5FC" w:rsidR="004C461A" w:rsidRDefault="004C461A" w:rsidP="004C461A">
      <w:pPr>
        <w:pStyle w:val="Caption"/>
        <w:jc w:val="center"/>
        <w:rPr>
          <w:ins w:id="53" w:author="Yanzhang Wu" w:date="2022-12-02T21:03:00Z"/>
        </w:rPr>
      </w:pPr>
      <w:ins w:id="54" w:author="Yanzhang Wu" w:date="2022-12-02T20:55:00Z">
        <w:r>
          <w:t xml:space="preserve">Figure </w:t>
        </w:r>
        <w:r>
          <w:fldChar w:fldCharType="begin"/>
        </w:r>
        <w:r>
          <w:instrText xml:space="preserve"> SEQ Figure \* ARABIC </w:instrText>
        </w:r>
      </w:ins>
      <w:r>
        <w:fldChar w:fldCharType="separate"/>
      </w:r>
      <w:ins w:id="55" w:author="Yanzhang Wu" w:date="2022-12-02T21:22:00Z">
        <w:r w:rsidR="00461523">
          <w:rPr>
            <w:noProof/>
          </w:rPr>
          <w:t>1</w:t>
        </w:r>
      </w:ins>
      <w:ins w:id="56" w:author="Yanzhang Wu" w:date="2022-12-02T20:55:00Z">
        <w:r>
          <w:fldChar w:fldCharType="end"/>
        </w:r>
        <w:r>
          <w:t>. Index Page</w:t>
        </w:r>
      </w:ins>
    </w:p>
    <w:p w14:paraId="1542301D" w14:textId="77777777" w:rsidR="004C461A" w:rsidRDefault="004C461A" w:rsidP="004C461A">
      <w:pPr>
        <w:pStyle w:val="Heading2"/>
        <w:rPr>
          <w:ins w:id="57" w:author="Yanzhang Wu" w:date="2022-12-02T21:03:00Z"/>
        </w:rPr>
      </w:pPr>
    </w:p>
    <w:p w14:paraId="3B79D510" w14:textId="5F2E7B6F" w:rsidR="004C461A" w:rsidRDefault="004C461A" w:rsidP="004C461A">
      <w:pPr>
        <w:pStyle w:val="Heading2"/>
        <w:rPr>
          <w:ins w:id="58" w:author="Yanzhang Wu" w:date="2022-12-02T21:03:00Z"/>
        </w:rPr>
      </w:pPr>
      <w:ins w:id="59" w:author="Yanzhang Wu" w:date="2022-12-02T21:03:00Z">
        <w:r>
          <w:t>User Login P</w:t>
        </w:r>
        <w:r>
          <w:t>ortal</w:t>
        </w:r>
      </w:ins>
    </w:p>
    <w:p w14:paraId="4BEFA8BE" w14:textId="77777777" w:rsidR="004C461A" w:rsidRDefault="004C461A" w:rsidP="004C461A">
      <w:pPr>
        <w:rPr>
          <w:ins w:id="60" w:author="Yanzhang Wu" w:date="2022-12-02T21:03:00Z"/>
        </w:rPr>
      </w:pPr>
    </w:p>
    <w:p w14:paraId="44296A5F" w14:textId="259BCFC4" w:rsidR="004C461A" w:rsidRDefault="004C461A" w:rsidP="004C461A">
      <w:pPr>
        <w:pStyle w:val="ListParagraph"/>
        <w:numPr>
          <w:ilvl w:val="0"/>
          <w:numId w:val="3"/>
        </w:numPr>
        <w:rPr>
          <w:ins w:id="61" w:author="Yanzhang Wu" w:date="2022-12-02T21:03:00Z"/>
        </w:rPr>
      </w:pPr>
      <w:ins w:id="62" w:author="Yanzhang Wu" w:date="2022-12-02T21:03:00Z">
        <w:r>
          <w:t>The login page has the frontend validation. If user inputs don’t meet the requirements, the login request will not be processed.</w:t>
        </w:r>
      </w:ins>
    </w:p>
    <w:p w14:paraId="2430DA2A" w14:textId="77777777" w:rsidR="004C461A" w:rsidRDefault="004C461A" w:rsidP="004C461A">
      <w:pPr>
        <w:keepNext/>
        <w:rPr>
          <w:ins w:id="63" w:author="Yanzhang Wu" w:date="2022-12-02T21:04:00Z"/>
        </w:rPr>
        <w:pPrChange w:id="64" w:author="Yanzhang Wu" w:date="2022-12-02T21:04:00Z">
          <w:pPr/>
        </w:pPrChange>
      </w:pPr>
      <w:ins w:id="65" w:author="Yanzhang Wu" w:date="2022-12-02T21:04:00Z">
        <w:r>
          <w:rPr>
            <w:noProof/>
          </w:rPr>
          <w:lastRenderedPageBreak/>
          <w:drawing>
            <wp:inline distT="0" distB="0" distL="0" distR="0" wp14:anchorId="596981BC" wp14:editId="0CC52B2D">
              <wp:extent cx="5943600" cy="3180715"/>
              <wp:effectExtent l="0" t="0" r="0" b="635"/>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9"/>
                      <a:stretch>
                        <a:fillRect/>
                      </a:stretch>
                    </pic:blipFill>
                    <pic:spPr>
                      <a:xfrm>
                        <a:off x="0" y="0"/>
                        <a:ext cx="5943600" cy="3180715"/>
                      </a:xfrm>
                      <a:prstGeom prst="rect">
                        <a:avLst/>
                      </a:prstGeom>
                    </pic:spPr>
                  </pic:pic>
                </a:graphicData>
              </a:graphic>
            </wp:inline>
          </w:drawing>
        </w:r>
      </w:ins>
    </w:p>
    <w:p w14:paraId="03E2A731" w14:textId="7236A213" w:rsidR="004C461A" w:rsidRDefault="004C461A" w:rsidP="004C461A">
      <w:pPr>
        <w:pStyle w:val="Caption"/>
        <w:jc w:val="center"/>
        <w:rPr>
          <w:ins w:id="66" w:author="Yanzhang Wu" w:date="2022-12-02T21:03:00Z"/>
        </w:rPr>
        <w:pPrChange w:id="67" w:author="Yanzhang Wu" w:date="2022-12-02T21:04:00Z">
          <w:pPr>
            <w:ind w:left="360"/>
          </w:pPr>
        </w:pPrChange>
      </w:pPr>
      <w:ins w:id="68" w:author="Yanzhang Wu" w:date="2022-12-02T21:04:00Z">
        <w:r>
          <w:t xml:space="preserve">Figure </w:t>
        </w:r>
        <w:r>
          <w:fldChar w:fldCharType="begin"/>
        </w:r>
        <w:r>
          <w:instrText xml:space="preserve"> SEQ Figure \* ARABIC </w:instrText>
        </w:r>
      </w:ins>
      <w:r>
        <w:fldChar w:fldCharType="separate"/>
      </w:r>
      <w:ins w:id="69" w:author="Yanzhang Wu" w:date="2022-12-02T21:22:00Z">
        <w:r w:rsidR="00461523">
          <w:rPr>
            <w:noProof/>
          </w:rPr>
          <w:t>2</w:t>
        </w:r>
      </w:ins>
      <w:ins w:id="70" w:author="Yanzhang Wu" w:date="2022-12-02T21:04:00Z">
        <w:r>
          <w:fldChar w:fldCharType="end"/>
        </w:r>
        <w:r>
          <w:t>. Frontend Validation</w:t>
        </w:r>
      </w:ins>
      <w:ins w:id="71" w:author="Yanzhang Wu" w:date="2022-12-02T21:10:00Z">
        <w:r>
          <w:t>—User Login Page</w:t>
        </w:r>
      </w:ins>
    </w:p>
    <w:p w14:paraId="2934ACC3" w14:textId="2869A866" w:rsidR="004C461A" w:rsidRDefault="004C461A" w:rsidP="004C461A">
      <w:pPr>
        <w:pStyle w:val="ListParagraph"/>
        <w:numPr>
          <w:ilvl w:val="0"/>
          <w:numId w:val="3"/>
        </w:numPr>
        <w:rPr>
          <w:ins w:id="72" w:author="Yanzhang Wu" w:date="2022-12-02T21:03:00Z"/>
        </w:rPr>
      </w:pPr>
      <w:ins w:id="73" w:author="Yanzhang Wu" w:date="2022-12-02T21:07:00Z">
        <w:r>
          <w:t>When</w:t>
        </w:r>
      </w:ins>
      <w:ins w:id="74" w:author="Yanzhang Wu" w:date="2022-12-02T21:06:00Z">
        <w:r>
          <w:t xml:space="preserve"> </w:t>
        </w:r>
      </w:ins>
      <w:ins w:id="75" w:author="Yanzhang Wu" w:date="2022-12-02T21:07:00Z">
        <w:r>
          <w:t xml:space="preserve">the </w:t>
        </w:r>
      </w:ins>
      <w:ins w:id="76" w:author="Yanzhang Wu" w:date="2022-12-02T21:06:00Z">
        <w:r>
          <w:t>user</w:t>
        </w:r>
      </w:ins>
      <w:ins w:id="77" w:author="Yanzhang Wu" w:date="2022-12-02T21:12:00Z">
        <w:r w:rsidR="00333552">
          <w:t>s</w:t>
        </w:r>
      </w:ins>
      <w:ins w:id="78" w:author="Yanzhang Wu" w:date="2022-12-02T21:13:00Z">
        <w:r w:rsidR="00461523">
          <w:t>’</w:t>
        </w:r>
      </w:ins>
      <w:ins w:id="79" w:author="Yanzhang Wu" w:date="2022-12-02T21:06:00Z">
        <w:r>
          <w:t xml:space="preserve"> input</w:t>
        </w:r>
      </w:ins>
      <w:ins w:id="80" w:author="Yanzhang Wu" w:date="2022-12-02T21:13:00Z">
        <w:r w:rsidR="00461523">
          <w:t>s</w:t>
        </w:r>
      </w:ins>
      <w:ins w:id="81" w:author="Yanzhang Wu" w:date="2022-12-02T21:06:00Z">
        <w:r>
          <w:t xml:space="preserve"> pass the frontend validation, </w:t>
        </w:r>
      </w:ins>
      <w:ins w:id="82" w:author="Yanzhang Wu" w:date="2022-12-02T21:07:00Z">
        <w:r>
          <w:t xml:space="preserve">the </w:t>
        </w:r>
      </w:ins>
      <w:ins w:id="83" w:author="Yanzhang Wu" w:date="2022-12-02T21:06:00Z">
        <w:r>
          <w:t xml:space="preserve">backend will check </w:t>
        </w:r>
      </w:ins>
      <w:ins w:id="84" w:author="Yanzhang Wu" w:date="2022-12-02T21:07:00Z">
        <w:r>
          <w:t xml:space="preserve">if the username and password match the records in the database. </w:t>
        </w:r>
      </w:ins>
      <w:ins w:id="85" w:author="Yanzhang Wu" w:date="2022-12-02T21:03:00Z">
        <w:r>
          <w:t>If the validation fails, the error message</w:t>
        </w:r>
      </w:ins>
      <w:ins w:id="86" w:author="Yanzhang Wu" w:date="2022-12-02T21:08:00Z">
        <w:r>
          <w:t xml:space="preserve"> will be displayed.</w:t>
        </w:r>
      </w:ins>
    </w:p>
    <w:p w14:paraId="6767097D" w14:textId="10917312" w:rsidR="004C461A" w:rsidRDefault="00461523" w:rsidP="004C461A">
      <w:pPr>
        <w:keepNext/>
        <w:rPr>
          <w:ins w:id="87" w:author="Yanzhang Wu" w:date="2022-12-02T21:10:00Z"/>
        </w:rPr>
        <w:pPrChange w:id="88" w:author="Yanzhang Wu" w:date="2022-12-02T21:10:00Z">
          <w:pPr/>
        </w:pPrChange>
      </w:pPr>
      <w:ins w:id="89" w:author="Yanzhang Wu" w:date="2022-12-02T21:23:00Z">
        <w:r>
          <w:rPr>
            <w:noProof/>
          </w:rPr>
          <w:drawing>
            <wp:inline distT="0" distB="0" distL="0" distR="0" wp14:anchorId="36F828E5" wp14:editId="13F767D9">
              <wp:extent cx="5943600" cy="3180715"/>
              <wp:effectExtent l="0" t="0" r="0" b="63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0"/>
                      <a:stretch>
                        <a:fillRect/>
                      </a:stretch>
                    </pic:blipFill>
                    <pic:spPr>
                      <a:xfrm>
                        <a:off x="0" y="0"/>
                        <a:ext cx="5943600" cy="3180715"/>
                      </a:xfrm>
                      <a:prstGeom prst="rect">
                        <a:avLst/>
                      </a:prstGeom>
                    </pic:spPr>
                  </pic:pic>
                </a:graphicData>
              </a:graphic>
            </wp:inline>
          </w:drawing>
        </w:r>
      </w:ins>
    </w:p>
    <w:p w14:paraId="483E69DE" w14:textId="7977D6EF" w:rsidR="004C461A" w:rsidRDefault="004C461A" w:rsidP="004C461A">
      <w:pPr>
        <w:pStyle w:val="Caption"/>
        <w:jc w:val="center"/>
        <w:rPr>
          <w:ins w:id="90" w:author="Yanzhang Wu" w:date="2022-12-02T21:11:00Z"/>
        </w:rPr>
      </w:pPr>
      <w:ins w:id="91" w:author="Yanzhang Wu" w:date="2022-12-02T21:10:00Z">
        <w:r>
          <w:t xml:space="preserve">Figure </w:t>
        </w:r>
        <w:r>
          <w:fldChar w:fldCharType="begin"/>
        </w:r>
        <w:r>
          <w:instrText xml:space="preserve"> SEQ Figure \* ARABIC </w:instrText>
        </w:r>
      </w:ins>
      <w:r>
        <w:fldChar w:fldCharType="separate"/>
      </w:r>
      <w:ins w:id="92" w:author="Yanzhang Wu" w:date="2022-12-02T21:22:00Z">
        <w:r w:rsidR="00461523">
          <w:rPr>
            <w:noProof/>
          </w:rPr>
          <w:t>3</w:t>
        </w:r>
      </w:ins>
      <w:ins w:id="93" w:author="Yanzhang Wu" w:date="2022-12-02T21:10:00Z">
        <w:r>
          <w:fldChar w:fldCharType="end"/>
        </w:r>
        <w:r>
          <w:t>. Backend Validation</w:t>
        </w:r>
      </w:ins>
      <w:ins w:id="94" w:author="Yanzhang Wu" w:date="2022-12-02T21:11:00Z">
        <w:r>
          <w:t xml:space="preserve">—User </w:t>
        </w:r>
        <w:r w:rsidR="00333552">
          <w:t>Login</w:t>
        </w:r>
        <w:r>
          <w:t xml:space="preserve"> Page</w:t>
        </w:r>
      </w:ins>
    </w:p>
    <w:p w14:paraId="02027B25" w14:textId="37DD75DD" w:rsidR="00333552" w:rsidRPr="00333552" w:rsidRDefault="00333552" w:rsidP="00333552">
      <w:pPr>
        <w:pStyle w:val="ListParagraph"/>
        <w:numPr>
          <w:ilvl w:val="0"/>
          <w:numId w:val="3"/>
        </w:numPr>
        <w:rPr>
          <w:ins w:id="95" w:author="Yanzhang Wu" w:date="2022-12-02T20:51:00Z"/>
        </w:rPr>
        <w:pPrChange w:id="96" w:author="Yanzhang Wu" w:date="2022-12-02T21:11:00Z">
          <w:pPr/>
        </w:pPrChange>
      </w:pPr>
      <w:ins w:id="97" w:author="Yanzhang Wu" w:date="2022-12-02T21:12:00Z">
        <w:r>
          <w:t xml:space="preserve">Users could </w:t>
        </w:r>
      </w:ins>
      <w:ins w:id="98" w:author="Yanzhang Wu" w:date="2022-12-02T21:14:00Z">
        <w:r w:rsidR="00461523">
          <w:t>register</w:t>
        </w:r>
      </w:ins>
      <w:ins w:id="99" w:author="Yanzhang Wu" w:date="2022-12-02T21:12:00Z">
        <w:r>
          <w:t xml:space="preserve"> </w:t>
        </w:r>
      </w:ins>
      <w:ins w:id="100" w:author="Yanzhang Wu" w:date="2022-12-02T21:14:00Z">
        <w:r w:rsidR="00461523">
          <w:t xml:space="preserve">through </w:t>
        </w:r>
      </w:ins>
      <w:ins w:id="101" w:author="Yanzhang Wu" w:date="2022-12-02T21:13:00Z">
        <w:r w:rsidR="00461523">
          <w:t xml:space="preserve">the </w:t>
        </w:r>
      </w:ins>
      <w:ins w:id="102" w:author="Yanzhang Wu" w:date="2022-12-02T21:12:00Z">
        <w:r>
          <w:t>Signup page</w:t>
        </w:r>
      </w:ins>
      <w:ins w:id="103" w:author="Yanzhang Wu" w:date="2022-12-02T21:15:00Z">
        <w:r w:rsidR="00461523">
          <w:t xml:space="preserve"> in which frontend validation applies as well.</w:t>
        </w:r>
      </w:ins>
      <w:ins w:id="104" w:author="Yanzhang Wu" w:date="2022-12-02T21:12:00Z">
        <w:r>
          <w:t xml:space="preserve"> </w:t>
        </w:r>
      </w:ins>
    </w:p>
    <w:p w14:paraId="6990319D" w14:textId="0BDD4DEE" w:rsidR="009976DC" w:rsidRPr="004C461A" w:rsidDel="00461523" w:rsidRDefault="009976DC" w:rsidP="00DA0FD5">
      <w:pPr>
        <w:rPr>
          <w:del w:id="105" w:author="Yanzhang Wu" w:date="2022-12-02T21:15:00Z"/>
        </w:rPr>
      </w:pPr>
    </w:p>
    <w:p w14:paraId="1099E459" w14:textId="0911C427" w:rsidR="00DA0FD5" w:rsidDel="00461523" w:rsidRDefault="00DA0FD5" w:rsidP="009976DC">
      <w:pPr>
        <w:pStyle w:val="Heading2"/>
        <w:rPr>
          <w:del w:id="106" w:author="Yanzhang Wu" w:date="2022-12-02T21:15:00Z"/>
        </w:rPr>
      </w:pPr>
      <w:del w:id="107" w:author="Yanzhang Wu" w:date="2022-12-02T20:56:00Z">
        <w:r w:rsidDel="004C461A">
          <w:delText xml:space="preserve">Signup </w:delText>
        </w:r>
      </w:del>
      <w:del w:id="108" w:author="Yanzhang Wu" w:date="2022-12-02T21:15:00Z">
        <w:r w:rsidDel="00461523">
          <w:delText>Portal:</w:delText>
        </w:r>
      </w:del>
    </w:p>
    <w:p w14:paraId="7AD9F75B" w14:textId="0D0BFAFF" w:rsidR="00DA0FD5" w:rsidDel="00461523" w:rsidRDefault="00DA0FD5" w:rsidP="00DA0FD5">
      <w:pPr>
        <w:pStyle w:val="ListParagraph"/>
        <w:numPr>
          <w:ilvl w:val="0"/>
          <w:numId w:val="1"/>
        </w:numPr>
        <w:rPr>
          <w:del w:id="109" w:author="Yanzhang Wu" w:date="2022-12-02T21:15:00Z"/>
        </w:rPr>
      </w:pPr>
      <w:del w:id="110" w:author="Yanzhang Wu" w:date="2022-12-02T21:15:00Z">
        <w:r w:rsidDel="00461523">
          <w:delText xml:space="preserve">Two fields are required in the design – username and password. This part includes client-side form validation to check if the input data meets the requirements. It </w:delText>
        </w:r>
        <w:r w:rsidR="009976DC" w:rsidDel="00461523">
          <w:delText xml:space="preserve">will </w:delText>
        </w:r>
        <w:r w:rsidDel="00461523">
          <w:delText>display</w:delText>
        </w:r>
        <w:r w:rsidR="009976DC" w:rsidDel="00461523">
          <w:delText xml:space="preserve"> </w:delText>
        </w:r>
      </w:del>
      <w:del w:id="111" w:author="Yanzhang Wu" w:date="2022-12-02T20:25:00Z">
        <w:r w:rsidDel="00646843">
          <w:delText xml:space="preserve">feedback by listing </w:delText>
        </w:r>
      </w:del>
      <w:del w:id="112" w:author="Yanzhang Wu" w:date="2022-12-02T21:15:00Z">
        <w:r w:rsidDel="00461523">
          <w:delText xml:space="preserve">error messages </w:delText>
        </w:r>
      </w:del>
      <w:del w:id="113" w:author="Yanzhang Wu" w:date="2022-12-02T17:55:00Z">
        <w:r w:rsidDel="00707349">
          <w:delText>on top of each input box</w:delText>
        </w:r>
      </w:del>
      <w:del w:id="114" w:author="Yanzhang Wu" w:date="2022-12-02T17:53:00Z">
        <w:r w:rsidDel="00707349">
          <w:delText>es</w:delText>
        </w:r>
      </w:del>
      <w:del w:id="115" w:author="Yanzhang Wu" w:date="2022-12-02T17:55:00Z">
        <w:r w:rsidDel="00707349">
          <w:delText xml:space="preserve"> and </w:delText>
        </w:r>
      </w:del>
      <w:del w:id="116" w:author="Yanzhang Wu" w:date="2022-12-02T17:54:00Z">
        <w:r w:rsidDel="00707349">
          <w:delText xml:space="preserve">fail </w:delText>
        </w:r>
      </w:del>
      <w:del w:id="117" w:author="Yanzhang Wu" w:date="2022-12-02T17:55:00Z">
        <w:r w:rsidDel="00707349">
          <w:delText>to send the form</w:delText>
        </w:r>
      </w:del>
      <w:del w:id="118" w:author="Yanzhang Wu" w:date="2022-12-02T21:15:00Z">
        <w:r w:rsidDel="00461523">
          <w:delText xml:space="preserve">. </w:delText>
        </w:r>
      </w:del>
    </w:p>
    <w:p w14:paraId="73B37660" w14:textId="77777777" w:rsidR="00461523" w:rsidRDefault="00DC4773" w:rsidP="00461523">
      <w:pPr>
        <w:keepNext/>
        <w:jc w:val="center"/>
        <w:rPr>
          <w:ins w:id="119" w:author="Yanzhang Wu" w:date="2022-12-02T21:16:00Z"/>
        </w:rPr>
      </w:pPr>
      <w:r w:rsidRPr="00DC4773">
        <w:rPr>
          <w:noProof/>
        </w:rPr>
        <w:drawing>
          <wp:inline distT="0" distB="0" distL="0" distR="0" wp14:anchorId="57A19AF5" wp14:editId="6E213D4C">
            <wp:extent cx="5266331" cy="28194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290642" cy="2832415"/>
                    </a:xfrm>
                    <a:prstGeom prst="rect">
                      <a:avLst/>
                    </a:prstGeom>
                  </pic:spPr>
                </pic:pic>
              </a:graphicData>
            </a:graphic>
          </wp:inline>
        </w:drawing>
      </w:r>
    </w:p>
    <w:p w14:paraId="16F353C6" w14:textId="219383DE" w:rsidR="00DA0FD5" w:rsidRDefault="00461523" w:rsidP="00461523">
      <w:pPr>
        <w:pStyle w:val="Caption"/>
        <w:jc w:val="center"/>
        <w:pPrChange w:id="120" w:author="Yanzhang Wu" w:date="2022-12-02T21:16:00Z">
          <w:pPr>
            <w:keepNext/>
            <w:jc w:val="center"/>
          </w:pPr>
        </w:pPrChange>
      </w:pPr>
      <w:ins w:id="121" w:author="Yanzhang Wu" w:date="2022-12-02T21:16:00Z">
        <w:r>
          <w:t xml:space="preserve">Figure </w:t>
        </w:r>
        <w:r>
          <w:fldChar w:fldCharType="begin"/>
        </w:r>
        <w:r>
          <w:instrText xml:space="preserve"> SEQ Figure \* ARABIC </w:instrText>
        </w:r>
      </w:ins>
      <w:r>
        <w:fldChar w:fldCharType="separate"/>
      </w:r>
      <w:ins w:id="122" w:author="Yanzhang Wu" w:date="2022-12-02T21:22:00Z">
        <w:r>
          <w:rPr>
            <w:noProof/>
          </w:rPr>
          <w:t>4</w:t>
        </w:r>
      </w:ins>
      <w:ins w:id="123" w:author="Yanzhang Wu" w:date="2022-12-02T21:16:00Z">
        <w:r>
          <w:fldChar w:fldCharType="end"/>
        </w:r>
        <w:r>
          <w:t>. Frontend Validation - User Signup Page</w:t>
        </w:r>
      </w:ins>
    </w:p>
    <w:p w14:paraId="0FE19432" w14:textId="1268882B" w:rsidR="00DA0FD5" w:rsidDel="00461523" w:rsidRDefault="007A21D4" w:rsidP="007A21D4">
      <w:pPr>
        <w:pStyle w:val="Caption"/>
        <w:jc w:val="center"/>
        <w:rPr>
          <w:del w:id="124" w:author="Yanzhang Wu" w:date="2022-12-02T21:16:00Z"/>
        </w:rPr>
      </w:pPr>
      <w:del w:id="125" w:author="Yanzhang Wu" w:date="2022-12-02T21:16:00Z">
        <w:r w:rsidDel="00461523">
          <w:delText xml:space="preserve">Screenshot </w:delText>
        </w:r>
        <w:r w:rsidR="00000000" w:rsidDel="00461523">
          <w:fldChar w:fldCharType="begin"/>
        </w:r>
        <w:r w:rsidR="00000000" w:rsidDel="00461523">
          <w:delInstrText xml:space="preserve"> SEQ Screenshot \* ARABIC </w:delInstrText>
        </w:r>
        <w:r w:rsidR="00000000" w:rsidDel="00461523">
          <w:fldChar w:fldCharType="separate"/>
        </w:r>
        <w:r w:rsidR="000F7EAF" w:rsidDel="00461523">
          <w:rPr>
            <w:noProof/>
          </w:rPr>
          <w:delText>1</w:delText>
        </w:r>
        <w:r w:rsidR="00000000" w:rsidDel="00461523">
          <w:rPr>
            <w:noProof/>
          </w:rPr>
          <w:fldChar w:fldCharType="end"/>
        </w:r>
        <w:r w:rsidDel="00461523">
          <w:delText xml:space="preserve"> </w:delText>
        </w:r>
        <w:r w:rsidRPr="00182E3D" w:rsidDel="00461523">
          <w:delText>Error Messages of Frontend Validation on Signup Page</w:delText>
        </w:r>
      </w:del>
    </w:p>
    <w:p w14:paraId="13CB03F7" w14:textId="40424531" w:rsidR="00710B4E" w:rsidRPr="00710B4E" w:rsidRDefault="00DA0FD5" w:rsidP="00DA0FD5">
      <w:pPr>
        <w:pStyle w:val="ListParagraph"/>
        <w:numPr>
          <w:ilvl w:val="0"/>
          <w:numId w:val="1"/>
        </w:numPr>
        <w:rPr>
          <w:ins w:id="126" w:author="Yanzhang Wu" w:date="2022-12-02T21:26:00Z"/>
          <w:vanish/>
        </w:rPr>
      </w:pPr>
      <w:del w:id="127" w:author="Yanzhang Wu" w:date="2022-12-02T21:26:00Z">
        <w:r w:rsidDel="00710B4E">
          <w:delText xml:space="preserve">This </w:delText>
        </w:r>
      </w:del>
    </w:p>
    <w:p w14:paraId="6E63DE50" w14:textId="77777777" w:rsidR="00710B4E" w:rsidRPr="00710B4E" w:rsidRDefault="00710B4E" w:rsidP="00DA0FD5">
      <w:pPr>
        <w:pStyle w:val="ListParagraph"/>
        <w:numPr>
          <w:ilvl w:val="0"/>
          <w:numId w:val="1"/>
        </w:numPr>
        <w:rPr>
          <w:ins w:id="128" w:author="Yanzhang Wu" w:date="2022-12-02T21:26:00Z"/>
          <w:vanish/>
        </w:rPr>
      </w:pPr>
    </w:p>
    <w:p w14:paraId="08549D20" w14:textId="77777777" w:rsidR="00710B4E" w:rsidRPr="00710B4E" w:rsidRDefault="00710B4E" w:rsidP="00DA0FD5">
      <w:pPr>
        <w:pStyle w:val="ListParagraph"/>
        <w:numPr>
          <w:ilvl w:val="0"/>
          <w:numId w:val="1"/>
        </w:numPr>
        <w:rPr>
          <w:ins w:id="129" w:author="Yanzhang Wu" w:date="2022-12-02T21:26:00Z"/>
          <w:vanish/>
        </w:rPr>
      </w:pPr>
    </w:p>
    <w:p w14:paraId="5BFEFDA8" w14:textId="229B3B02" w:rsidR="00DA0FD5" w:rsidRDefault="00710B4E" w:rsidP="00710B4E">
      <w:pPr>
        <w:pStyle w:val="ListParagraph"/>
        <w:numPr>
          <w:ilvl w:val="0"/>
          <w:numId w:val="1"/>
        </w:numPr>
      </w:pPr>
      <w:ins w:id="130" w:author="Yanzhang Wu" w:date="2022-12-02T21:26:00Z">
        <w:r>
          <w:t>Signup</w:t>
        </w:r>
        <w:r>
          <w:t xml:space="preserve"> </w:t>
        </w:r>
      </w:ins>
      <w:r w:rsidR="00DA0FD5">
        <w:t xml:space="preserve">page also includes backend validation. If there are </w:t>
      </w:r>
      <w:del w:id="131" w:author="Yanzhang Wu" w:date="2022-12-02T21:16:00Z">
        <w:r w:rsidR="00DA0FD5" w:rsidDel="00461523">
          <w:delText xml:space="preserve">the </w:delText>
        </w:r>
      </w:del>
      <w:r w:rsidR="001D042F">
        <w:t>duplicated</w:t>
      </w:r>
      <w:r w:rsidR="00DA0FD5">
        <w:t xml:space="preserve"> usernames to be registered, </w:t>
      </w:r>
      <w:ins w:id="132" w:author="Yanzhang Wu" w:date="2022-12-02T21:18:00Z">
        <w:r w:rsidR="00461523">
          <w:t>the error message will be displayed.</w:t>
        </w:r>
      </w:ins>
      <w:del w:id="133" w:author="Yanzhang Wu" w:date="2022-12-02T21:18:00Z">
        <w:r w:rsidR="00DA0FD5" w:rsidDel="00461523">
          <w:delText xml:space="preserve">it will </w:delText>
        </w:r>
        <w:r w:rsidR="00AE3350" w:rsidDel="00461523">
          <w:delText xml:space="preserve">check the database and </w:delText>
        </w:r>
        <w:r w:rsidR="00DA0FD5" w:rsidDel="00461523">
          <w:delText>fail the signup</w:delText>
        </w:r>
      </w:del>
      <w:r w:rsidR="00DA0FD5">
        <w:t>.</w:t>
      </w:r>
    </w:p>
    <w:p w14:paraId="5719B6A9" w14:textId="77777777" w:rsidR="00461523" w:rsidRDefault="00DC4773" w:rsidP="00461523">
      <w:pPr>
        <w:keepNext/>
        <w:jc w:val="center"/>
        <w:rPr>
          <w:ins w:id="134" w:author="Yanzhang Wu" w:date="2022-12-02T21:22:00Z"/>
        </w:rPr>
      </w:pPr>
      <w:del w:id="135" w:author="Yanzhang Wu" w:date="2022-12-02T21:21:00Z">
        <w:r w:rsidRPr="00DC4773" w:rsidDel="00461523">
          <w:rPr>
            <w:noProof/>
          </w:rPr>
          <w:lastRenderedPageBreak/>
          <w:drawing>
            <wp:inline distT="0" distB="0" distL="0" distR="0" wp14:anchorId="26E8A0A9" wp14:editId="2999242B">
              <wp:extent cx="5252357" cy="2814725"/>
              <wp:effectExtent l="0" t="0" r="5715" b="508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2"/>
                      <a:stretch>
                        <a:fillRect/>
                      </a:stretch>
                    </pic:blipFill>
                    <pic:spPr>
                      <a:xfrm>
                        <a:off x="0" y="0"/>
                        <a:ext cx="5262590" cy="2820209"/>
                      </a:xfrm>
                      <a:prstGeom prst="rect">
                        <a:avLst/>
                      </a:prstGeom>
                    </pic:spPr>
                  </pic:pic>
                </a:graphicData>
              </a:graphic>
            </wp:inline>
          </w:drawing>
        </w:r>
      </w:del>
      <w:ins w:id="136" w:author="Yanzhang Wu" w:date="2022-12-02T21:21:00Z">
        <w:r w:rsidR="00461523" w:rsidRPr="00461523">
          <w:rPr>
            <w:noProof/>
          </w:rPr>
          <w:t xml:space="preserve"> </w:t>
        </w:r>
        <w:r w:rsidR="00461523">
          <w:rPr>
            <w:noProof/>
          </w:rPr>
          <w:drawing>
            <wp:inline distT="0" distB="0" distL="0" distR="0" wp14:anchorId="77417EA8" wp14:editId="62C6917D">
              <wp:extent cx="5943600" cy="3180715"/>
              <wp:effectExtent l="0" t="0" r="0" b="635"/>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3"/>
                      <a:stretch>
                        <a:fillRect/>
                      </a:stretch>
                    </pic:blipFill>
                    <pic:spPr>
                      <a:xfrm>
                        <a:off x="0" y="0"/>
                        <a:ext cx="5943600" cy="3180715"/>
                      </a:xfrm>
                      <a:prstGeom prst="rect">
                        <a:avLst/>
                      </a:prstGeom>
                    </pic:spPr>
                  </pic:pic>
                </a:graphicData>
              </a:graphic>
            </wp:inline>
          </w:drawing>
        </w:r>
      </w:ins>
    </w:p>
    <w:p w14:paraId="6055F869" w14:textId="0B1DD90E" w:rsidR="00DA0FD5" w:rsidRDefault="00461523" w:rsidP="00461523">
      <w:pPr>
        <w:pStyle w:val="Caption"/>
        <w:jc w:val="center"/>
        <w:pPrChange w:id="137" w:author="Yanzhang Wu" w:date="2022-12-02T21:22:00Z">
          <w:pPr>
            <w:keepNext/>
            <w:jc w:val="center"/>
          </w:pPr>
        </w:pPrChange>
      </w:pPr>
      <w:ins w:id="138" w:author="Yanzhang Wu" w:date="2022-12-02T21:22:00Z">
        <w:r>
          <w:t xml:space="preserve">Figure </w:t>
        </w:r>
        <w:r>
          <w:fldChar w:fldCharType="begin"/>
        </w:r>
        <w:r>
          <w:instrText xml:space="preserve"> SEQ Figure \* ARABIC </w:instrText>
        </w:r>
      </w:ins>
      <w:r>
        <w:fldChar w:fldCharType="separate"/>
      </w:r>
      <w:ins w:id="139" w:author="Yanzhang Wu" w:date="2022-12-02T21:22:00Z">
        <w:r>
          <w:rPr>
            <w:noProof/>
          </w:rPr>
          <w:t>5</w:t>
        </w:r>
        <w:r>
          <w:fldChar w:fldCharType="end"/>
        </w:r>
        <w:r>
          <w:t>. Backend Validation - User Signup Page</w:t>
        </w:r>
      </w:ins>
    </w:p>
    <w:p w14:paraId="5D27C0F0" w14:textId="34177850" w:rsidR="00DA0FD5" w:rsidDel="00461523" w:rsidRDefault="007A21D4" w:rsidP="007A21D4">
      <w:pPr>
        <w:pStyle w:val="Caption"/>
        <w:jc w:val="center"/>
        <w:rPr>
          <w:del w:id="140" w:author="Yanzhang Wu" w:date="2022-12-02T21:21:00Z"/>
        </w:rPr>
      </w:pPr>
      <w:del w:id="141" w:author="Yanzhang Wu" w:date="2022-12-02T21:21:00Z">
        <w:r w:rsidDel="00461523">
          <w:delText xml:space="preserve">Screenshot </w:delText>
        </w:r>
        <w:r w:rsidR="00000000" w:rsidDel="00461523">
          <w:fldChar w:fldCharType="begin"/>
        </w:r>
        <w:r w:rsidR="00000000" w:rsidDel="00461523">
          <w:delInstrText xml:space="preserve"> SEQ Screenshot \* ARABIC </w:delInstrText>
        </w:r>
        <w:r w:rsidR="00000000" w:rsidDel="00461523">
          <w:fldChar w:fldCharType="separate"/>
        </w:r>
        <w:r w:rsidR="000F7EAF" w:rsidDel="00461523">
          <w:rPr>
            <w:noProof/>
          </w:rPr>
          <w:delText>2</w:delText>
        </w:r>
        <w:r w:rsidR="00000000" w:rsidDel="00461523">
          <w:rPr>
            <w:noProof/>
          </w:rPr>
          <w:fldChar w:fldCharType="end"/>
        </w:r>
        <w:r w:rsidDel="00461523">
          <w:delText xml:space="preserve"> Error Message of Backend Validation on Signup Page</w:delText>
        </w:r>
      </w:del>
    </w:p>
    <w:p w14:paraId="7C09DA11" w14:textId="60416CBD" w:rsidR="00DA0FD5" w:rsidRDefault="00DA0FD5" w:rsidP="00DA0FD5"/>
    <w:p w14:paraId="48F5753D" w14:textId="7CC383A1" w:rsidR="009976DC" w:rsidDel="004C461A" w:rsidRDefault="009976DC" w:rsidP="009976DC">
      <w:pPr>
        <w:pStyle w:val="Heading2"/>
        <w:rPr>
          <w:del w:id="142" w:author="Yanzhang Wu" w:date="2022-12-02T21:03:00Z"/>
        </w:rPr>
      </w:pPr>
      <w:del w:id="143" w:author="Yanzhang Wu" w:date="2022-12-02T21:03:00Z">
        <w:r w:rsidDel="004C461A">
          <w:delText xml:space="preserve">Login </w:delText>
        </w:r>
      </w:del>
      <w:del w:id="144" w:author="Yanzhang Wu" w:date="2022-12-02T20:52:00Z">
        <w:r w:rsidDel="004C461A">
          <w:delText>portal</w:delText>
        </w:r>
      </w:del>
    </w:p>
    <w:p w14:paraId="02B1AAA0" w14:textId="739DB777" w:rsidR="009976DC" w:rsidDel="004C461A" w:rsidRDefault="009976DC" w:rsidP="00DA0FD5">
      <w:pPr>
        <w:rPr>
          <w:del w:id="145" w:author="Yanzhang Wu" w:date="2022-12-02T21:03:00Z"/>
        </w:rPr>
      </w:pPr>
    </w:p>
    <w:p w14:paraId="131198BB" w14:textId="54299430" w:rsidR="0027786F" w:rsidDel="004C461A" w:rsidRDefault="0027786F" w:rsidP="003B2E5B">
      <w:pPr>
        <w:pStyle w:val="ListParagraph"/>
        <w:numPr>
          <w:ilvl w:val="0"/>
          <w:numId w:val="3"/>
        </w:numPr>
        <w:rPr>
          <w:del w:id="146" w:author="Yanzhang Wu" w:date="2022-12-02T21:03:00Z"/>
        </w:rPr>
      </w:pPr>
      <w:del w:id="147" w:author="Yanzhang Wu" w:date="2022-12-02T21:03:00Z">
        <w:r w:rsidDel="004C461A">
          <w:delText xml:space="preserve">The login pages include the backend validation to check if the input of username and password match the </w:delText>
        </w:r>
      </w:del>
      <w:del w:id="148" w:author="Yanzhang Wu" w:date="2022-12-02T20:41:00Z">
        <w:r w:rsidDel="004C461A">
          <w:delText xml:space="preserve">data </w:delText>
        </w:r>
      </w:del>
      <w:del w:id="149" w:author="Yanzhang Wu" w:date="2022-12-02T21:03:00Z">
        <w:r w:rsidDel="004C461A">
          <w:delText xml:space="preserve">in the database. </w:delText>
        </w:r>
        <w:r w:rsidR="00AB7171" w:rsidDel="004C461A">
          <w:delText xml:space="preserve">If the validation fails, it will </w:delText>
        </w:r>
        <w:r w:rsidR="00C1096D" w:rsidDel="004C461A">
          <w:delText xml:space="preserve">display the error message </w:delText>
        </w:r>
      </w:del>
      <w:del w:id="150" w:author="Yanzhang Wu" w:date="2022-12-02T20:29:00Z">
        <w:r w:rsidR="00C1096D" w:rsidDel="00646843">
          <w:delText>on the screen and refuse to send the form.</w:delText>
        </w:r>
      </w:del>
    </w:p>
    <w:p w14:paraId="57B5E242" w14:textId="18AAA9F2" w:rsidR="000C73B3" w:rsidDel="00710B4E" w:rsidRDefault="00C1096D" w:rsidP="000C73B3">
      <w:pPr>
        <w:keepNext/>
        <w:jc w:val="center"/>
        <w:rPr>
          <w:del w:id="151" w:author="Yanzhang Wu" w:date="2022-12-02T21:23:00Z"/>
        </w:rPr>
      </w:pPr>
      <w:del w:id="152" w:author="Yanzhang Wu" w:date="2022-12-02T21:23:00Z">
        <w:r w:rsidRPr="00C1096D" w:rsidDel="00710B4E">
          <w:rPr>
            <w:noProof/>
          </w:rPr>
          <w:lastRenderedPageBreak/>
          <w:drawing>
            <wp:inline distT="0" distB="0" distL="0" distR="0" wp14:anchorId="01AFD296" wp14:editId="3C58A8B2">
              <wp:extent cx="4822371" cy="2586872"/>
              <wp:effectExtent l="0" t="0" r="0" b="444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4832707" cy="2592417"/>
                      </a:xfrm>
                      <a:prstGeom prst="rect">
                        <a:avLst/>
                      </a:prstGeom>
                    </pic:spPr>
                  </pic:pic>
                </a:graphicData>
              </a:graphic>
            </wp:inline>
          </w:drawing>
        </w:r>
      </w:del>
    </w:p>
    <w:p w14:paraId="3ABA001B" w14:textId="4350A479" w:rsidR="00C1096D" w:rsidDel="00710B4E" w:rsidRDefault="003C5C81" w:rsidP="003C5C81">
      <w:pPr>
        <w:pStyle w:val="Caption"/>
        <w:jc w:val="center"/>
        <w:rPr>
          <w:del w:id="153" w:author="Yanzhang Wu" w:date="2022-12-02T21:23:00Z"/>
        </w:rPr>
      </w:pPr>
      <w:del w:id="154" w:author="Yanzhang Wu" w:date="2022-12-02T21:23:00Z">
        <w:r w:rsidDel="00710B4E">
          <w:delText xml:space="preserve">Screenshot </w:delText>
        </w:r>
        <w:r w:rsidR="00000000" w:rsidDel="00710B4E">
          <w:fldChar w:fldCharType="begin"/>
        </w:r>
        <w:r w:rsidR="00000000" w:rsidDel="00710B4E">
          <w:delInstrText xml:space="preserve"> SEQ Screenshot \* ARABIC </w:delInstrText>
        </w:r>
        <w:r w:rsidR="00000000" w:rsidDel="00710B4E">
          <w:fldChar w:fldCharType="separate"/>
        </w:r>
        <w:r w:rsidR="000F7EAF" w:rsidDel="00710B4E">
          <w:rPr>
            <w:noProof/>
          </w:rPr>
          <w:delText>3</w:delText>
        </w:r>
        <w:r w:rsidR="00000000" w:rsidDel="00710B4E">
          <w:rPr>
            <w:noProof/>
          </w:rPr>
          <w:fldChar w:fldCharType="end"/>
        </w:r>
        <w:r w:rsidDel="00710B4E">
          <w:delText xml:space="preserve"> </w:delText>
        </w:r>
        <w:r w:rsidRPr="003F56B6" w:rsidDel="00710B4E">
          <w:delText>Error Message of Backend Validation on Signup Page</w:delText>
        </w:r>
      </w:del>
    </w:p>
    <w:p w14:paraId="4DE4FFA6" w14:textId="3D42F53A" w:rsidR="002E6B56" w:rsidDel="00710B4E" w:rsidRDefault="00C1096D" w:rsidP="002E6B56">
      <w:pPr>
        <w:keepNext/>
        <w:jc w:val="center"/>
        <w:rPr>
          <w:del w:id="155" w:author="Yanzhang Wu" w:date="2022-12-02T21:23:00Z"/>
        </w:rPr>
      </w:pPr>
      <w:del w:id="156" w:author="Yanzhang Wu" w:date="2022-12-02T21:23:00Z">
        <w:r w:rsidRPr="00C1096D" w:rsidDel="00710B4E">
          <w:rPr>
            <w:noProof/>
          </w:rPr>
          <w:drawing>
            <wp:inline distT="0" distB="0" distL="0" distR="0" wp14:anchorId="5CC30D06" wp14:editId="69317CBD">
              <wp:extent cx="4860471" cy="260004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4874977" cy="2607800"/>
                      </a:xfrm>
                      <a:prstGeom prst="rect">
                        <a:avLst/>
                      </a:prstGeom>
                    </pic:spPr>
                  </pic:pic>
                </a:graphicData>
              </a:graphic>
            </wp:inline>
          </w:drawing>
        </w:r>
      </w:del>
    </w:p>
    <w:p w14:paraId="69C3C266" w14:textId="5E606D64" w:rsidR="003B2E5B" w:rsidDel="00710B4E" w:rsidRDefault="00D765CD" w:rsidP="00D765CD">
      <w:pPr>
        <w:pStyle w:val="Caption"/>
        <w:jc w:val="center"/>
        <w:rPr>
          <w:del w:id="157" w:author="Yanzhang Wu" w:date="2022-12-02T21:23:00Z"/>
        </w:rPr>
      </w:pPr>
      <w:del w:id="158" w:author="Yanzhang Wu" w:date="2022-12-02T21:23:00Z">
        <w:r w:rsidDel="00710B4E">
          <w:delText xml:space="preserve">Screenshot </w:delText>
        </w:r>
        <w:r w:rsidR="00000000" w:rsidDel="00710B4E">
          <w:fldChar w:fldCharType="begin"/>
        </w:r>
        <w:r w:rsidR="00000000" w:rsidDel="00710B4E">
          <w:delInstrText xml:space="preserve"> SEQ Screenshot \* ARABIC </w:delInstrText>
        </w:r>
        <w:r w:rsidR="00000000" w:rsidDel="00710B4E">
          <w:fldChar w:fldCharType="separate"/>
        </w:r>
        <w:r w:rsidR="000F7EAF" w:rsidDel="00710B4E">
          <w:rPr>
            <w:noProof/>
          </w:rPr>
          <w:delText>4</w:delText>
        </w:r>
        <w:r w:rsidR="00000000" w:rsidDel="00710B4E">
          <w:rPr>
            <w:noProof/>
          </w:rPr>
          <w:fldChar w:fldCharType="end"/>
        </w:r>
        <w:r w:rsidDel="00710B4E">
          <w:delText>: Error Message of Backend Validation on Admin Login Page</w:delText>
        </w:r>
      </w:del>
    </w:p>
    <w:p w14:paraId="20398B86" w14:textId="5AAA4D26" w:rsidR="003B2E5B" w:rsidRDefault="003B2E5B" w:rsidP="003B2E5B"/>
    <w:p w14:paraId="0D89BDEC" w14:textId="0CD6E82D" w:rsidR="003B2E5B" w:rsidRDefault="003B2E5B" w:rsidP="00484516">
      <w:pPr>
        <w:pStyle w:val="ListParagraph"/>
        <w:numPr>
          <w:ilvl w:val="0"/>
          <w:numId w:val="3"/>
        </w:numPr>
      </w:pPr>
      <w:r>
        <w:t xml:space="preserve">If the login is successful, </w:t>
      </w:r>
      <w:del w:id="159" w:author="Yanzhang Wu" w:date="2022-12-02T20:36:00Z">
        <w:r w:rsidDel="00646843">
          <w:delText xml:space="preserve">it </w:delText>
        </w:r>
      </w:del>
      <w:ins w:id="160" w:author="Yanzhang Wu" w:date="2022-12-02T20:36:00Z">
        <w:r w:rsidR="00646843">
          <w:t>user</w:t>
        </w:r>
        <w:r w:rsidR="00646843">
          <w:t xml:space="preserve"> </w:t>
        </w:r>
      </w:ins>
      <w:r>
        <w:t xml:space="preserve">will </w:t>
      </w:r>
      <w:ins w:id="161" w:author="Yanzhang Wu" w:date="2022-12-02T20:36:00Z">
        <w:r w:rsidR="00646843">
          <w:t xml:space="preserve">be </w:t>
        </w:r>
      </w:ins>
      <w:del w:id="162" w:author="Yanzhang Wu" w:date="2022-12-02T20:36:00Z">
        <w:r w:rsidDel="00646843">
          <w:delText xml:space="preserve">direct </w:delText>
        </w:r>
      </w:del>
      <w:ins w:id="163" w:author="Yanzhang Wu" w:date="2022-12-02T20:36:00Z">
        <w:r w:rsidR="00646843">
          <w:t>directed</w:t>
        </w:r>
        <w:r w:rsidR="00646843">
          <w:t xml:space="preserve"> </w:t>
        </w:r>
      </w:ins>
      <w:r>
        <w:t xml:space="preserve">to the </w:t>
      </w:r>
      <w:ins w:id="164" w:author="Yanzhang Wu" w:date="2022-12-02T20:36:00Z">
        <w:r w:rsidR="00646843">
          <w:t>item</w:t>
        </w:r>
      </w:ins>
      <w:del w:id="165" w:author="Yanzhang Wu" w:date="2022-12-02T20:36:00Z">
        <w:r w:rsidDel="00646843">
          <w:delText>m</w:delText>
        </w:r>
      </w:del>
      <w:ins w:id="166" w:author="Yanzhang Wu" w:date="2022-12-02T20:36:00Z">
        <w:r w:rsidR="00646843">
          <w:t>M</w:t>
        </w:r>
      </w:ins>
      <w:r>
        <w:t>anagement</w:t>
      </w:r>
      <w:ins w:id="167" w:author="Yanzhang Wu" w:date="2022-12-02T20:36:00Z">
        <w:r w:rsidR="00646843">
          <w:t>.html</w:t>
        </w:r>
      </w:ins>
      <w:del w:id="168" w:author="Yanzhang Wu" w:date="2022-12-02T20:36:00Z">
        <w:r w:rsidDel="00646843">
          <w:delText xml:space="preserve"> page</w:delText>
        </w:r>
      </w:del>
      <w:r>
        <w:t xml:space="preserve">. </w:t>
      </w:r>
      <w:del w:id="169" w:author="Yanzhang Wu" w:date="2022-12-02T20:40:00Z">
        <w:r w:rsidDel="00646843">
          <w:delText xml:space="preserve">It will display a short loading animation for several seconds before it </w:delText>
        </w:r>
        <w:r w:rsidR="00484516" w:rsidDel="00646843">
          <w:delText>displays</w:delText>
        </w:r>
        <w:r w:rsidDel="00646843">
          <w:delText xml:space="preserve"> the table to user.</w:delText>
        </w:r>
      </w:del>
      <w:ins w:id="170" w:author="Yanzhang Wu" w:date="2022-12-02T20:41:00Z">
        <w:r w:rsidR="00646843">
          <w:t xml:space="preserve"> Animation will be played during the page loading.</w:t>
        </w:r>
      </w:ins>
    </w:p>
    <w:p w14:paraId="577FA57D" w14:textId="77777777" w:rsidR="00484516" w:rsidRDefault="00484516" w:rsidP="00484516"/>
    <w:p w14:paraId="29E7C7DE" w14:textId="77777777" w:rsidR="000C481C" w:rsidRDefault="003B2E5B" w:rsidP="000C481C">
      <w:pPr>
        <w:keepNext/>
        <w:jc w:val="center"/>
      </w:pPr>
      <w:r w:rsidRPr="003B2E5B">
        <w:rPr>
          <w:noProof/>
        </w:rPr>
        <w:lastRenderedPageBreak/>
        <w:drawing>
          <wp:inline distT="0" distB="0" distL="0" distR="0" wp14:anchorId="39C4D2BD" wp14:editId="11F8561F">
            <wp:extent cx="5159829" cy="2767895"/>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177481" cy="2777364"/>
                    </a:xfrm>
                    <a:prstGeom prst="rect">
                      <a:avLst/>
                    </a:prstGeom>
                  </pic:spPr>
                </pic:pic>
              </a:graphicData>
            </a:graphic>
          </wp:inline>
        </w:drawing>
      </w:r>
    </w:p>
    <w:p w14:paraId="63ADF774" w14:textId="4CD4A578" w:rsidR="00484516" w:rsidRDefault="00133E03" w:rsidP="00364F79">
      <w:pPr>
        <w:pStyle w:val="Caption"/>
        <w:jc w:val="center"/>
      </w:pPr>
      <w:r>
        <w:t xml:space="preserve">Screenshot </w:t>
      </w:r>
      <w:fldSimple w:instr=" SEQ Screenshot \* ARABIC ">
        <w:r w:rsidR="000F7EAF">
          <w:rPr>
            <w:noProof/>
          </w:rPr>
          <w:t>5</w:t>
        </w:r>
      </w:fldSimple>
      <w:r>
        <w:t xml:space="preserve">: </w:t>
      </w:r>
      <w:r w:rsidR="004D782E">
        <w:t xml:space="preserve">Loading Animation Before Displaying </w:t>
      </w:r>
      <w:del w:id="171" w:author="Yanzhang Wu" w:date="2022-12-02T20:44:00Z">
        <w:r w:rsidR="004D782E" w:rsidDel="004C461A">
          <w:delText>Table Management</w:delText>
        </w:r>
      </w:del>
      <w:ins w:id="172" w:author="Yanzhang Wu" w:date="2022-12-02T20:44:00Z">
        <w:r w:rsidR="004C461A">
          <w:t>Page</w:t>
        </w:r>
      </w:ins>
      <w:r w:rsidR="004D782E">
        <w:t xml:space="preserve"> to User</w:t>
      </w:r>
    </w:p>
    <w:p w14:paraId="276C3F3B" w14:textId="77777777" w:rsidR="00364F79" w:rsidRPr="00364F79" w:rsidRDefault="00364F79" w:rsidP="00364F79"/>
    <w:p w14:paraId="70AD8CA7" w14:textId="3EC4D93C" w:rsidR="00484516" w:rsidRDefault="00484516" w:rsidP="00484516">
      <w:pPr>
        <w:pStyle w:val="ListParagraph"/>
        <w:numPr>
          <w:ilvl w:val="0"/>
          <w:numId w:val="3"/>
        </w:numPr>
      </w:pPr>
      <w:del w:id="173" w:author="Yanzhang Wu" w:date="2022-12-02T20:46:00Z">
        <w:r w:rsidDel="004C461A">
          <w:delText xml:space="preserve">Without </w:delText>
        </w:r>
        <w:r w:rsidR="00C72152" w:rsidDel="004C461A">
          <w:delText>any</w:delText>
        </w:r>
        <w:r w:rsidDel="004C461A">
          <w:delText xml:space="preserve"> login, if guest tries to access the management page, it will display error message and redirect to the index page</w:delText>
        </w:r>
        <w:r w:rsidR="00711BD0" w:rsidDel="004C461A">
          <w:delText>.</w:delText>
        </w:r>
      </w:del>
      <w:ins w:id="174" w:author="Yanzhang Wu" w:date="2022-12-02T20:46:00Z">
        <w:r w:rsidR="004C461A">
          <w:t xml:space="preserve"> </w:t>
        </w:r>
      </w:ins>
      <w:r>
        <w:t xml:space="preserve"> </w:t>
      </w:r>
      <w:ins w:id="175" w:author="Yanzhang Wu" w:date="2022-12-02T20:46:00Z">
        <w:r w:rsidR="004C461A" w:rsidRPr="004C461A">
          <w:t>Anonymous</w:t>
        </w:r>
        <w:r w:rsidR="004C461A">
          <w:t xml:space="preserve"> guest</w:t>
        </w:r>
      </w:ins>
      <w:ins w:id="176" w:author="Yanzhang Wu" w:date="2022-12-02T20:48:00Z">
        <w:r w:rsidR="004C461A">
          <w:t>s</w:t>
        </w:r>
      </w:ins>
      <w:ins w:id="177" w:author="Yanzhang Wu" w:date="2022-12-02T20:46:00Z">
        <w:r w:rsidR="004C461A">
          <w:t xml:space="preserve"> do not have </w:t>
        </w:r>
      </w:ins>
      <w:ins w:id="178" w:author="Yanzhang Wu" w:date="2022-12-02T20:47:00Z">
        <w:r w:rsidR="004C461A">
          <w:t xml:space="preserve">permission to </w:t>
        </w:r>
      </w:ins>
      <w:ins w:id="179" w:author="Yanzhang Wu" w:date="2022-12-02T20:48:00Z">
        <w:r w:rsidR="004C461A">
          <w:t>access itemManagement.html. They will be redirected to the index page.</w:t>
        </w:r>
      </w:ins>
    </w:p>
    <w:p w14:paraId="45ADAF1A" w14:textId="77777777" w:rsidR="00545A1B" w:rsidRDefault="00484516" w:rsidP="00545A1B">
      <w:pPr>
        <w:keepNext/>
        <w:jc w:val="center"/>
      </w:pPr>
      <w:r w:rsidRPr="00484516">
        <w:rPr>
          <w:noProof/>
        </w:rPr>
        <w:drawing>
          <wp:inline distT="0" distB="0" distL="0" distR="0" wp14:anchorId="455EA299" wp14:editId="5FC97A53">
            <wp:extent cx="5291354" cy="2838450"/>
            <wp:effectExtent l="0" t="0" r="5080" b="0"/>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7"/>
                    <a:stretch>
                      <a:fillRect/>
                    </a:stretch>
                  </pic:blipFill>
                  <pic:spPr>
                    <a:xfrm>
                      <a:off x="0" y="0"/>
                      <a:ext cx="5304059" cy="2845266"/>
                    </a:xfrm>
                    <a:prstGeom prst="rect">
                      <a:avLst/>
                    </a:prstGeom>
                  </pic:spPr>
                </pic:pic>
              </a:graphicData>
            </a:graphic>
          </wp:inline>
        </w:drawing>
      </w:r>
    </w:p>
    <w:p w14:paraId="15AAA956" w14:textId="4FDC8D97" w:rsidR="00484516" w:rsidRDefault="00E93155" w:rsidP="00815045">
      <w:pPr>
        <w:pStyle w:val="Caption"/>
        <w:jc w:val="center"/>
      </w:pPr>
      <w:r>
        <w:t xml:space="preserve">Screenshot </w:t>
      </w:r>
      <w:fldSimple w:instr=" SEQ Screenshot \* ARABIC ">
        <w:r w:rsidR="000F7EAF">
          <w:rPr>
            <w:noProof/>
          </w:rPr>
          <w:t>6</w:t>
        </w:r>
      </w:fldSimple>
      <w:r>
        <w:t xml:space="preserve">:  </w:t>
      </w:r>
      <w:r w:rsidRPr="00495F2F">
        <w:t xml:space="preserve">Error Message of </w:t>
      </w:r>
      <w:ins w:id="180" w:author="Yanzhang Wu" w:date="2022-12-02T20:45:00Z">
        <w:r w:rsidR="004C461A">
          <w:t>A</w:t>
        </w:r>
        <w:r w:rsidR="004C461A" w:rsidRPr="00730895">
          <w:t>nonymous</w:t>
        </w:r>
      </w:ins>
      <w:del w:id="181" w:author="Yanzhang Wu" w:date="2022-12-02T20:45:00Z">
        <w:r w:rsidRPr="00495F2F" w:rsidDel="004C461A">
          <w:delText>Guess</w:delText>
        </w:r>
      </w:del>
      <w:r w:rsidRPr="00495F2F">
        <w:t xml:space="preserve"> Access</w:t>
      </w:r>
    </w:p>
    <w:p w14:paraId="6EB35346" w14:textId="77777777" w:rsidR="00815045" w:rsidRPr="00815045" w:rsidRDefault="00815045" w:rsidP="00815045"/>
    <w:p w14:paraId="0E4EE2FF" w14:textId="77777777" w:rsidR="00C81898" w:rsidRDefault="00484516" w:rsidP="00C81898">
      <w:pPr>
        <w:keepNext/>
        <w:jc w:val="center"/>
      </w:pPr>
      <w:r w:rsidRPr="00484516">
        <w:rPr>
          <w:noProof/>
        </w:rPr>
        <w:lastRenderedPageBreak/>
        <w:drawing>
          <wp:inline distT="0" distB="0" distL="0" distR="0" wp14:anchorId="390BD903" wp14:editId="0F114CD7">
            <wp:extent cx="5257800" cy="27878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8"/>
                    <a:stretch>
                      <a:fillRect/>
                    </a:stretch>
                  </pic:blipFill>
                  <pic:spPr>
                    <a:xfrm>
                      <a:off x="0" y="0"/>
                      <a:ext cx="5261914" cy="2790051"/>
                    </a:xfrm>
                    <a:prstGeom prst="rect">
                      <a:avLst/>
                    </a:prstGeom>
                  </pic:spPr>
                </pic:pic>
              </a:graphicData>
            </a:graphic>
          </wp:inline>
        </w:drawing>
      </w:r>
    </w:p>
    <w:p w14:paraId="59F9E250" w14:textId="446E6A29" w:rsidR="00484516" w:rsidRDefault="00C81898" w:rsidP="00C81898">
      <w:pPr>
        <w:pStyle w:val="Caption"/>
        <w:jc w:val="center"/>
      </w:pPr>
      <w:r>
        <w:t xml:space="preserve">Screenshot </w:t>
      </w:r>
      <w:fldSimple w:instr=" SEQ Screenshot \* ARABIC ">
        <w:r w:rsidR="000F7EAF">
          <w:rPr>
            <w:noProof/>
          </w:rPr>
          <w:t>7</w:t>
        </w:r>
      </w:fldSimple>
      <w:r>
        <w:t>: Redirect to the Index Page</w:t>
      </w:r>
    </w:p>
    <w:p w14:paraId="6C53BD3D" w14:textId="638FCE1C" w:rsidR="00484516" w:rsidRDefault="00484516" w:rsidP="00484516"/>
    <w:p w14:paraId="1EE2F93E" w14:textId="0F3D7323" w:rsidR="00484516" w:rsidRDefault="00484516" w:rsidP="00484516"/>
    <w:p w14:paraId="4376D1FE" w14:textId="77777777" w:rsidR="008B22D9" w:rsidRDefault="008B22D9" w:rsidP="00484516"/>
    <w:p w14:paraId="4F557256" w14:textId="77777777" w:rsidR="00484516" w:rsidRPr="003B2E5B" w:rsidRDefault="00484516" w:rsidP="00484516"/>
    <w:p w14:paraId="78549AAA" w14:textId="7892D5D5" w:rsidR="009976DC" w:rsidDel="004C461A" w:rsidRDefault="00594C6A" w:rsidP="003B2E5B">
      <w:pPr>
        <w:pStyle w:val="Heading1"/>
        <w:rPr>
          <w:del w:id="182" w:author="Yanzhang Wu" w:date="2022-12-02T20:51:00Z"/>
        </w:rPr>
      </w:pPr>
      <w:del w:id="183" w:author="Yanzhang Wu" w:date="2022-12-02T20:51:00Z">
        <w:r w:rsidDel="004C461A">
          <w:delText>Two Roles of User with Different Permission</w:delText>
        </w:r>
      </w:del>
    </w:p>
    <w:p w14:paraId="4B0E0C8E" w14:textId="34224CCF" w:rsidR="00682634" w:rsidRPr="00682634" w:rsidDel="004C461A" w:rsidRDefault="00682634" w:rsidP="00682634">
      <w:pPr>
        <w:rPr>
          <w:del w:id="184" w:author="Yanzhang Wu" w:date="2022-12-02T20:51:00Z"/>
        </w:rPr>
      </w:pPr>
    </w:p>
    <w:p w14:paraId="1DD703B8" w14:textId="01448714" w:rsidR="003B2E5B" w:rsidDel="004C461A" w:rsidRDefault="008B22D9" w:rsidP="00DA0FD5">
      <w:pPr>
        <w:rPr>
          <w:del w:id="185" w:author="Yanzhang Wu" w:date="2022-12-02T20:51:00Z"/>
        </w:rPr>
      </w:pPr>
      <w:del w:id="186" w:author="Yanzhang Wu" w:date="2022-12-02T20:51:00Z">
        <w:r w:rsidDel="004C461A">
          <w:delText>We create two roles of user</w:delText>
        </w:r>
        <w:r w:rsidR="00F040EC" w:rsidDel="004C461A">
          <w:delText xml:space="preserve"> </w:delText>
        </w:r>
        <w:r w:rsidR="00DA6C55" w:rsidDel="004C461A">
          <w:delText xml:space="preserve">- administrator and regular user, to </w:delText>
        </w:r>
        <w:r w:rsidR="00F040EC" w:rsidDel="004C461A">
          <w:delText>perform</w:delText>
        </w:r>
        <w:r w:rsidDel="004C461A">
          <w:delText xml:space="preserve"> different functions </w:delText>
        </w:r>
        <w:r w:rsidR="00F040EC" w:rsidDel="004C461A">
          <w:delText xml:space="preserve">with different </w:delText>
        </w:r>
        <w:r w:rsidDel="004C461A">
          <w:delText>permissions to the data</w:delText>
        </w:r>
        <w:r w:rsidR="00BA7C7B" w:rsidDel="004C461A">
          <w:delText>.</w:delText>
        </w:r>
      </w:del>
    </w:p>
    <w:p w14:paraId="256266EF" w14:textId="77777777" w:rsidR="00682634" w:rsidRDefault="00682634" w:rsidP="00DA0FD5"/>
    <w:p w14:paraId="096538FD" w14:textId="22381CE3" w:rsidR="00594C6A" w:rsidRDefault="00594C6A" w:rsidP="003B2E5B">
      <w:pPr>
        <w:pStyle w:val="Heading2"/>
      </w:pPr>
      <w:r>
        <w:t>Admin Role</w:t>
      </w:r>
    </w:p>
    <w:p w14:paraId="5DB8F34D" w14:textId="51CB3FEF" w:rsidR="003B2E5B" w:rsidRDefault="003B2E5B" w:rsidP="003B2E5B"/>
    <w:p w14:paraId="7D609C1F" w14:textId="2ABB6F89" w:rsidR="00F040EC" w:rsidRDefault="00F040EC" w:rsidP="00140111">
      <w:r>
        <w:t xml:space="preserve">The administrator role can access the tables of administrator </w:t>
      </w:r>
      <w:r w:rsidR="006204FB">
        <w:t xml:space="preserve">management </w:t>
      </w:r>
      <w:r>
        <w:t>and user</w:t>
      </w:r>
      <w:r w:rsidR="006204FB">
        <w:t xml:space="preserve"> </w:t>
      </w:r>
      <w:proofErr w:type="spellStart"/>
      <w:r w:rsidR="006204FB">
        <w:t>manaement</w:t>
      </w:r>
      <w:proofErr w:type="spellEnd"/>
      <w:r>
        <w:t xml:space="preserve">. </w:t>
      </w:r>
      <w:r w:rsidR="00932567">
        <w:t>Administrator</w:t>
      </w:r>
      <w:r>
        <w:t xml:space="preserve"> can do CRUD manipulations of the records in these tables.  </w:t>
      </w:r>
      <w:r w:rsidR="003D5BB1">
        <w:t xml:space="preserve">After the successful login, it will display the admin management table </w:t>
      </w:r>
      <w:r w:rsidR="00932567">
        <w:t xml:space="preserve">to the user </w:t>
      </w:r>
      <w:r w:rsidR="003D5BB1">
        <w:t>by default.</w:t>
      </w:r>
      <w:r w:rsidR="00C24026">
        <w:t xml:space="preserve"> User can click the tags on the side bar to switch between different tables.</w:t>
      </w:r>
    </w:p>
    <w:p w14:paraId="57E1ADEE" w14:textId="77777777" w:rsidR="003772DE" w:rsidRDefault="003772DE" w:rsidP="00140111"/>
    <w:p w14:paraId="4940214B" w14:textId="77777777" w:rsidR="003772DE" w:rsidRDefault="00F040EC" w:rsidP="00BD4F44">
      <w:pPr>
        <w:keepNext/>
        <w:jc w:val="center"/>
      </w:pPr>
      <w:r w:rsidRPr="00F040EC">
        <w:rPr>
          <w:noProof/>
        </w:rPr>
        <w:lastRenderedPageBreak/>
        <w:drawing>
          <wp:inline distT="0" distB="0" distL="0" distR="0" wp14:anchorId="448F2C69" wp14:editId="463808DC">
            <wp:extent cx="5572125" cy="2939653"/>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9"/>
                    <a:stretch>
                      <a:fillRect/>
                    </a:stretch>
                  </pic:blipFill>
                  <pic:spPr>
                    <a:xfrm>
                      <a:off x="0" y="0"/>
                      <a:ext cx="5578494" cy="2943013"/>
                    </a:xfrm>
                    <a:prstGeom prst="rect">
                      <a:avLst/>
                    </a:prstGeom>
                  </pic:spPr>
                </pic:pic>
              </a:graphicData>
            </a:graphic>
          </wp:inline>
        </w:drawing>
      </w:r>
    </w:p>
    <w:p w14:paraId="007A3DB0" w14:textId="0BB1B041" w:rsidR="003B2E5B" w:rsidRDefault="003772DE" w:rsidP="00BD4F44">
      <w:pPr>
        <w:pStyle w:val="Caption"/>
        <w:jc w:val="center"/>
      </w:pPr>
      <w:r>
        <w:t xml:space="preserve">Screenshot </w:t>
      </w:r>
      <w:fldSimple w:instr=" SEQ Screenshot \* ARABIC ">
        <w:r w:rsidR="000F7EAF">
          <w:rPr>
            <w:noProof/>
          </w:rPr>
          <w:t>8</w:t>
        </w:r>
      </w:fldSimple>
      <w:r>
        <w:t>: Display Admin Management by Default</w:t>
      </w:r>
    </w:p>
    <w:p w14:paraId="27467240" w14:textId="77777777" w:rsidR="00264B78" w:rsidRDefault="003D5BB1" w:rsidP="00264B78">
      <w:pPr>
        <w:keepNext/>
        <w:jc w:val="center"/>
      </w:pPr>
      <w:r w:rsidRPr="003D5BB1">
        <w:rPr>
          <w:noProof/>
        </w:rPr>
        <w:drawing>
          <wp:inline distT="0" distB="0" distL="0" distR="0" wp14:anchorId="5E22EE67" wp14:editId="1FC201A6">
            <wp:extent cx="5353050" cy="2807491"/>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0"/>
                    <a:stretch>
                      <a:fillRect/>
                    </a:stretch>
                  </pic:blipFill>
                  <pic:spPr>
                    <a:xfrm>
                      <a:off x="0" y="0"/>
                      <a:ext cx="5363177" cy="2812802"/>
                    </a:xfrm>
                    <a:prstGeom prst="rect">
                      <a:avLst/>
                    </a:prstGeom>
                  </pic:spPr>
                </pic:pic>
              </a:graphicData>
            </a:graphic>
          </wp:inline>
        </w:drawing>
      </w:r>
    </w:p>
    <w:p w14:paraId="6568D418" w14:textId="199D6798" w:rsidR="003B2E5B" w:rsidRDefault="00264B78" w:rsidP="00264B78">
      <w:pPr>
        <w:pStyle w:val="Caption"/>
        <w:jc w:val="center"/>
      </w:pPr>
      <w:r>
        <w:t xml:space="preserve">Screenshot </w:t>
      </w:r>
      <w:fldSimple w:instr=" SEQ Screenshot \* ARABIC ">
        <w:r w:rsidR="000F7EAF">
          <w:rPr>
            <w:noProof/>
          </w:rPr>
          <w:t>9</w:t>
        </w:r>
      </w:fldSimple>
      <w:r>
        <w:t>: Switch to User Management Table</w:t>
      </w:r>
    </w:p>
    <w:p w14:paraId="15A2A688" w14:textId="77777777" w:rsidR="003B2E5B" w:rsidRPr="003B2E5B" w:rsidRDefault="003B2E5B" w:rsidP="003B2E5B"/>
    <w:p w14:paraId="3BAE8D78" w14:textId="6E9D2766" w:rsidR="00594C6A" w:rsidRDefault="00594C6A" w:rsidP="003B2E5B">
      <w:pPr>
        <w:pStyle w:val="Heading2"/>
      </w:pPr>
      <w:r>
        <w:t>Regular User Role</w:t>
      </w:r>
    </w:p>
    <w:p w14:paraId="1DFD5637" w14:textId="30EED71D" w:rsidR="00504BC8" w:rsidRDefault="00504BC8" w:rsidP="00DA0FD5"/>
    <w:p w14:paraId="55BF44D5" w14:textId="510448AC" w:rsidR="000025A0" w:rsidRDefault="000025A0" w:rsidP="00DA0FD5">
      <w:r>
        <w:t xml:space="preserve">The regular user role can access the </w:t>
      </w:r>
      <w:r w:rsidR="009F7DDE">
        <w:t xml:space="preserve">item </w:t>
      </w:r>
      <w:r w:rsidR="000D5582">
        <w:t xml:space="preserve">management </w:t>
      </w:r>
      <w:r w:rsidR="009F7DDE">
        <w:t>table.</w:t>
      </w:r>
      <w:r w:rsidR="0015696F">
        <w:t xml:space="preserve"> User can do CRUD manipulation on this table. After the successful login, it will display the item table to the user. </w:t>
      </w:r>
    </w:p>
    <w:p w14:paraId="523D4EF7" w14:textId="77777777" w:rsidR="0015696F" w:rsidRDefault="0015696F" w:rsidP="00DA0FD5"/>
    <w:p w14:paraId="0CB7D4DA" w14:textId="77777777" w:rsidR="00805343" w:rsidRDefault="0015696F" w:rsidP="00805343">
      <w:pPr>
        <w:keepNext/>
        <w:jc w:val="center"/>
      </w:pPr>
      <w:r w:rsidRPr="0015696F">
        <w:rPr>
          <w:noProof/>
        </w:rPr>
        <w:lastRenderedPageBreak/>
        <w:drawing>
          <wp:inline distT="0" distB="0" distL="0" distR="0" wp14:anchorId="46078949" wp14:editId="44134ABB">
            <wp:extent cx="5130800" cy="2752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677" cy="2753866"/>
                    </a:xfrm>
                    <a:prstGeom prst="rect">
                      <a:avLst/>
                    </a:prstGeom>
                  </pic:spPr>
                </pic:pic>
              </a:graphicData>
            </a:graphic>
          </wp:inline>
        </w:drawing>
      </w:r>
    </w:p>
    <w:p w14:paraId="4E05CA9F" w14:textId="5052C8FB" w:rsidR="0015696F" w:rsidRDefault="00805343" w:rsidP="00805343">
      <w:pPr>
        <w:pStyle w:val="Caption"/>
        <w:jc w:val="center"/>
      </w:pPr>
      <w:r>
        <w:t xml:space="preserve">Screenshot </w:t>
      </w:r>
      <w:fldSimple w:instr=" SEQ Screenshot \* ARABIC ">
        <w:r w:rsidR="000F7EAF">
          <w:rPr>
            <w:noProof/>
          </w:rPr>
          <w:t>10</w:t>
        </w:r>
      </w:fldSimple>
      <w:r>
        <w:t>: Display Item Management Table</w:t>
      </w:r>
    </w:p>
    <w:p w14:paraId="6F858909" w14:textId="01E227A0" w:rsidR="001571C7" w:rsidRDefault="001571C7" w:rsidP="001571C7">
      <w:pPr>
        <w:pStyle w:val="Heading1"/>
      </w:pPr>
      <w:r>
        <w:t>CRUD Manipulation of Data</w:t>
      </w:r>
      <w:r w:rsidR="00551126">
        <w:t xml:space="preserve"> (use regular user role as an example)</w:t>
      </w:r>
    </w:p>
    <w:p w14:paraId="179C086B" w14:textId="77777777" w:rsidR="00551126" w:rsidRPr="00551126" w:rsidRDefault="00551126" w:rsidP="00551126"/>
    <w:p w14:paraId="4ED15E7F" w14:textId="1CC6BAF0" w:rsidR="004D7103" w:rsidRDefault="004D7103" w:rsidP="001D042F">
      <w:pPr>
        <w:pStyle w:val="Heading2"/>
      </w:pPr>
      <w:r>
        <w:t>Add Record</w:t>
      </w:r>
    </w:p>
    <w:p w14:paraId="0EFE47E8" w14:textId="44BE38BD" w:rsidR="001D042F" w:rsidRDefault="001D042F" w:rsidP="001D042F"/>
    <w:p w14:paraId="5093932F" w14:textId="4982DD49" w:rsidR="001D042F" w:rsidRDefault="001D042F" w:rsidP="008E284E">
      <w:pPr>
        <w:pStyle w:val="ListParagraph"/>
        <w:numPr>
          <w:ilvl w:val="0"/>
          <w:numId w:val="5"/>
        </w:numPr>
      </w:pPr>
      <w:r>
        <w:t xml:space="preserve">User can add records by clicking the </w:t>
      </w:r>
      <w:r w:rsidR="00B119AB">
        <w:t>“A</w:t>
      </w:r>
      <w:r>
        <w:t xml:space="preserve">dd </w:t>
      </w:r>
      <w:r w:rsidR="00B119AB">
        <w:t xml:space="preserve">Record” button. </w:t>
      </w:r>
      <w:r w:rsidR="009358D4">
        <w:t xml:space="preserve">It will display one line of input boxes for user to insert data. </w:t>
      </w:r>
      <w:r w:rsidR="004D0690">
        <w:t>The new record will be appended to the end of table.</w:t>
      </w:r>
    </w:p>
    <w:p w14:paraId="3C701AA1" w14:textId="77777777" w:rsidR="007B57DA" w:rsidRDefault="007B57DA" w:rsidP="007B57DA">
      <w:pPr>
        <w:pStyle w:val="ListParagraph"/>
      </w:pPr>
    </w:p>
    <w:p w14:paraId="4DFC9134" w14:textId="77777777" w:rsidR="003B4C0F" w:rsidRDefault="008E284E" w:rsidP="003B4C0F">
      <w:pPr>
        <w:keepNext/>
        <w:jc w:val="center"/>
      </w:pPr>
      <w:r w:rsidRPr="008E284E">
        <w:rPr>
          <w:noProof/>
        </w:rPr>
        <w:drawing>
          <wp:inline distT="0" distB="0" distL="0" distR="0" wp14:anchorId="690F5E0D" wp14:editId="40C818D7">
            <wp:extent cx="5348288" cy="2802136"/>
            <wp:effectExtent l="0" t="0" r="508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2"/>
                    <a:stretch>
                      <a:fillRect/>
                    </a:stretch>
                  </pic:blipFill>
                  <pic:spPr>
                    <a:xfrm>
                      <a:off x="0" y="0"/>
                      <a:ext cx="5381048" cy="2819300"/>
                    </a:xfrm>
                    <a:prstGeom prst="rect">
                      <a:avLst/>
                    </a:prstGeom>
                  </pic:spPr>
                </pic:pic>
              </a:graphicData>
            </a:graphic>
          </wp:inline>
        </w:drawing>
      </w:r>
    </w:p>
    <w:p w14:paraId="0053BBF4" w14:textId="7D439D38" w:rsidR="001D042F" w:rsidRDefault="003B4C0F" w:rsidP="003B4C0F">
      <w:pPr>
        <w:pStyle w:val="Caption"/>
        <w:jc w:val="center"/>
      </w:pPr>
      <w:r>
        <w:t xml:space="preserve">Screenshot </w:t>
      </w:r>
      <w:fldSimple w:instr=" SEQ Screenshot \* ARABIC ">
        <w:r w:rsidR="000F7EAF">
          <w:rPr>
            <w:noProof/>
          </w:rPr>
          <w:t>11</w:t>
        </w:r>
      </w:fldSimple>
      <w:r>
        <w:t xml:space="preserve">: </w:t>
      </w:r>
      <w:r w:rsidR="00FB3845">
        <w:t>Input Boxes</w:t>
      </w:r>
      <w:r w:rsidR="00012FB8">
        <w:t xml:space="preserve"> for</w:t>
      </w:r>
      <w:r w:rsidR="00FB3845">
        <w:t xml:space="preserve"> </w:t>
      </w:r>
      <w:r w:rsidR="00267CF8">
        <w:t>Insert</w:t>
      </w:r>
      <w:r w:rsidR="00012FB8">
        <w:t>ing</w:t>
      </w:r>
      <w:r w:rsidR="00267CF8">
        <w:t xml:space="preserve"> Records</w:t>
      </w:r>
    </w:p>
    <w:p w14:paraId="4280BC1F" w14:textId="77777777" w:rsidR="000C27AA" w:rsidRDefault="000C27AA" w:rsidP="001D042F"/>
    <w:p w14:paraId="64CA6CD6" w14:textId="02430009" w:rsidR="001D042F" w:rsidRDefault="008E284E" w:rsidP="008E284E">
      <w:pPr>
        <w:pStyle w:val="ListParagraph"/>
        <w:numPr>
          <w:ilvl w:val="0"/>
          <w:numId w:val="5"/>
        </w:numPr>
      </w:pPr>
      <w:r>
        <w:lastRenderedPageBreak/>
        <w:t xml:space="preserve">The input data will </w:t>
      </w:r>
      <w:r w:rsidR="009B08A4">
        <w:t>need to pass the backend validation</w:t>
      </w:r>
      <w:r>
        <w:t xml:space="preserve"> before being inserted. If user in</w:t>
      </w:r>
      <w:r w:rsidR="000A1B76">
        <w:t>serts</w:t>
      </w:r>
      <w:r>
        <w:t xml:space="preserve"> any invalid data </w:t>
      </w:r>
      <w:r w:rsidR="007679B4">
        <w:t>in</w:t>
      </w:r>
      <w:r>
        <w:t xml:space="preserve">to the boxes, it will display the error message on the screen and fail to </w:t>
      </w:r>
      <w:r w:rsidR="00793F8E">
        <w:t>create</w:t>
      </w:r>
      <w:r>
        <w:t xml:space="preserve"> the data.</w:t>
      </w:r>
      <w:r w:rsidR="008B685F">
        <w:t xml:space="preserve"> For example, if user tries to insert a string to the “Price” column, it will fail the validation.</w:t>
      </w:r>
    </w:p>
    <w:p w14:paraId="5269BA53" w14:textId="77777777" w:rsidR="00A71008" w:rsidRDefault="00A71008" w:rsidP="00A71008">
      <w:pPr>
        <w:pStyle w:val="ListParagraph"/>
      </w:pPr>
    </w:p>
    <w:p w14:paraId="7E80A7DE" w14:textId="77777777" w:rsidR="00A71008" w:rsidRDefault="008E284E" w:rsidP="00A71008">
      <w:pPr>
        <w:keepNext/>
        <w:jc w:val="center"/>
      </w:pPr>
      <w:r w:rsidRPr="008E284E">
        <w:rPr>
          <w:noProof/>
        </w:rPr>
        <w:drawing>
          <wp:inline distT="0" distB="0" distL="0" distR="0" wp14:anchorId="5FA934D2" wp14:editId="0E66DDF3">
            <wp:extent cx="5267325" cy="2822745"/>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3"/>
                    <a:stretch>
                      <a:fillRect/>
                    </a:stretch>
                  </pic:blipFill>
                  <pic:spPr>
                    <a:xfrm>
                      <a:off x="0" y="0"/>
                      <a:ext cx="5288457" cy="2834070"/>
                    </a:xfrm>
                    <a:prstGeom prst="rect">
                      <a:avLst/>
                    </a:prstGeom>
                  </pic:spPr>
                </pic:pic>
              </a:graphicData>
            </a:graphic>
          </wp:inline>
        </w:drawing>
      </w:r>
    </w:p>
    <w:p w14:paraId="57AB9EAA" w14:textId="66CD99AA" w:rsidR="008E284E" w:rsidRDefault="00A71008" w:rsidP="00A71008">
      <w:pPr>
        <w:pStyle w:val="Caption"/>
        <w:jc w:val="center"/>
      </w:pPr>
      <w:r>
        <w:t xml:space="preserve">Screenshot </w:t>
      </w:r>
      <w:fldSimple w:instr=" SEQ Screenshot \* ARABIC ">
        <w:r w:rsidR="000F7EAF">
          <w:rPr>
            <w:noProof/>
          </w:rPr>
          <w:t>12</w:t>
        </w:r>
      </w:fldSimple>
      <w:r>
        <w:t xml:space="preserve">: </w:t>
      </w:r>
      <w:r w:rsidR="00CC4C5C">
        <w:t>Error Message of Backend Validation on the Input Value</w:t>
      </w:r>
    </w:p>
    <w:p w14:paraId="64ECB0DC" w14:textId="77777777" w:rsidR="008E284E" w:rsidRDefault="008E284E" w:rsidP="008E284E"/>
    <w:p w14:paraId="0E6BBCDC" w14:textId="230EAD9A" w:rsidR="008E284E" w:rsidRDefault="008E284E" w:rsidP="008E284E">
      <w:pPr>
        <w:pStyle w:val="ListParagraph"/>
        <w:numPr>
          <w:ilvl w:val="0"/>
          <w:numId w:val="5"/>
        </w:numPr>
      </w:pPr>
      <w:r>
        <w:t>If it can pass the validation, user should click the “Confirm Change” button to ensure the creation of the record.</w:t>
      </w:r>
    </w:p>
    <w:p w14:paraId="0526BCD3" w14:textId="77777777" w:rsidR="00164902" w:rsidRDefault="00164902" w:rsidP="00164902">
      <w:pPr>
        <w:pStyle w:val="ListParagraph"/>
      </w:pPr>
    </w:p>
    <w:p w14:paraId="35C62AF5" w14:textId="77777777" w:rsidR="00401307" w:rsidRDefault="000C27AA" w:rsidP="00401307">
      <w:pPr>
        <w:keepNext/>
        <w:jc w:val="center"/>
      </w:pPr>
      <w:r w:rsidRPr="000C27AA">
        <w:rPr>
          <w:noProof/>
        </w:rPr>
        <w:drawing>
          <wp:inline distT="0" distB="0" distL="0" distR="0" wp14:anchorId="615C9C00" wp14:editId="6274E7C3">
            <wp:extent cx="5238750" cy="280239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a:stretch>
                      <a:fillRect/>
                    </a:stretch>
                  </pic:blipFill>
                  <pic:spPr>
                    <a:xfrm>
                      <a:off x="0" y="0"/>
                      <a:ext cx="5246293" cy="2806430"/>
                    </a:xfrm>
                    <a:prstGeom prst="rect">
                      <a:avLst/>
                    </a:prstGeom>
                  </pic:spPr>
                </pic:pic>
              </a:graphicData>
            </a:graphic>
          </wp:inline>
        </w:drawing>
      </w:r>
    </w:p>
    <w:p w14:paraId="662B4ED0" w14:textId="290CF50B" w:rsidR="008E284E" w:rsidRDefault="00401307" w:rsidP="00401307">
      <w:pPr>
        <w:pStyle w:val="Caption"/>
        <w:jc w:val="center"/>
      </w:pPr>
      <w:r>
        <w:t xml:space="preserve">Screenshot </w:t>
      </w:r>
      <w:fldSimple w:instr=" SEQ Screenshot \* ARABIC ">
        <w:r w:rsidR="000F7EAF">
          <w:rPr>
            <w:noProof/>
          </w:rPr>
          <w:t>13</w:t>
        </w:r>
      </w:fldSimple>
      <w:r>
        <w:t>: Confirm the Creation of Record</w:t>
      </w:r>
    </w:p>
    <w:p w14:paraId="600C0F19" w14:textId="6403F17B" w:rsidR="008E284E" w:rsidRDefault="008E284E" w:rsidP="008E284E"/>
    <w:p w14:paraId="0653ED5B" w14:textId="3000CFE6" w:rsidR="008E284E" w:rsidRDefault="00490112" w:rsidP="008E284E">
      <w:pPr>
        <w:pStyle w:val="ListParagraph"/>
        <w:numPr>
          <w:ilvl w:val="0"/>
          <w:numId w:val="5"/>
        </w:numPr>
      </w:pPr>
      <w:r>
        <w:t xml:space="preserve">If user leave the ID number empty, it will automatically increment the ID number based on the records. </w:t>
      </w:r>
    </w:p>
    <w:p w14:paraId="2A34782F" w14:textId="77777777" w:rsidR="00345E3A" w:rsidRDefault="00345E3A" w:rsidP="00345E3A">
      <w:pPr>
        <w:pStyle w:val="ListParagraph"/>
      </w:pPr>
    </w:p>
    <w:p w14:paraId="5957EDAB" w14:textId="77777777" w:rsidR="0049352F" w:rsidRDefault="00490112" w:rsidP="0049352F">
      <w:pPr>
        <w:keepNext/>
        <w:jc w:val="center"/>
      </w:pPr>
      <w:r w:rsidRPr="00490112">
        <w:rPr>
          <w:noProof/>
        </w:rPr>
        <w:drawing>
          <wp:inline distT="0" distB="0" distL="0" distR="0" wp14:anchorId="7F9A053E" wp14:editId="2C3ABE36">
            <wp:extent cx="5100638" cy="2733419"/>
            <wp:effectExtent l="0" t="0" r="5080" b="0"/>
            <wp:docPr id="15" name="Picture 1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with medium confidence"/>
                    <pic:cNvPicPr/>
                  </pic:nvPicPr>
                  <pic:blipFill>
                    <a:blip r:embed="rId25"/>
                    <a:stretch>
                      <a:fillRect/>
                    </a:stretch>
                  </pic:blipFill>
                  <pic:spPr>
                    <a:xfrm>
                      <a:off x="0" y="0"/>
                      <a:ext cx="5119872" cy="2743726"/>
                    </a:xfrm>
                    <a:prstGeom prst="rect">
                      <a:avLst/>
                    </a:prstGeom>
                  </pic:spPr>
                </pic:pic>
              </a:graphicData>
            </a:graphic>
          </wp:inline>
        </w:drawing>
      </w:r>
    </w:p>
    <w:p w14:paraId="6995E2B2" w14:textId="0257E9C6" w:rsidR="00490112" w:rsidRDefault="0049352F" w:rsidP="0049352F">
      <w:pPr>
        <w:pStyle w:val="Caption"/>
        <w:jc w:val="center"/>
      </w:pPr>
      <w:r>
        <w:t xml:space="preserve">Screenshot </w:t>
      </w:r>
      <w:fldSimple w:instr=" SEQ Screenshot \* ARABIC ">
        <w:r w:rsidR="000F7EAF">
          <w:rPr>
            <w:noProof/>
          </w:rPr>
          <w:t>14</w:t>
        </w:r>
      </w:fldSimple>
      <w:r>
        <w:t xml:space="preserve">: </w:t>
      </w:r>
      <w:r w:rsidR="002160F0">
        <w:t>Leave the ID Number Input Box Empty While Inserting Record</w:t>
      </w:r>
    </w:p>
    <w:p w14:paraId="3E05AAA5" w14:textId="7A704DC3" w:rsidR="00490112" w:rsidRDefault="00490112" w:rsidP="00490112"/>
    <w:p w14:paraId="7D4D6180" w14:textId="77777777" w:rsidR="00EA1855" w:rsidRDefault="00490112" w:rsidP="00EA1855">
      <w:pPr>
        <w:keepNext/>
        <w:jc w:val="center"/>
      </w:pPr>
      <w:r w:rsidRPr="00490112">
        <w:rPr>
          <w:noProof/>
        </w:rPr>
        <w:drawing>
          <wp:inline distT="0" distB="0" distL="0" distR="0" wp14:anchorId="2F56D7CB" wp14:editId="3AC84E6B">
            <wp:extent cx="5010150" cy="2682251"/>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6"/>
                    <a:stretch>
                      <a:fillRect/>
                    </a:stretch>
                  </pic:blipFill>
                  <pic:spPr>
                    <a:xfrm>
                      <a:off x="0" y="0"/>
                      <a:ext cx="5021558" cy="2688359"/>
                    </a:xfrm>
                    <a:prstGeom prst="rect">
                      <a:avLst/>
                    </a:prstGeom>
                  </pic:spPr>
                </pic:pic>
              </a:graphicData>
            </a:graphic>
          </wp:inline>
        </w:drawing>
      </w:r>
    </w:p>
    <w:p w14:paraId="7114CD4F" w14:textId="294C2425" w:rsidR="00490112" w:rsidRDefault="00EA1855" w:rsidP="00EC2891">
      <w:pPr>
        <w:pStyle w:val="Caption"/>
        <w:jc w:val="center"/>
      </w:pPr>
      <w:r>
        <w:t xml:space="preserve">Screenshot </w:t>
      </w:r>
      <w:fldSimple w:instr=" SEQ Screenshot \* ARABIC ">
        <w:r w:rsidR="000F7EAF">
          <w:rPr>
            <w:noProof/>
          </w:rPr>
          <w:t>15</w:t>
        </w:r>
      </w:fldSimple>
      <w:r>
        <w:t>: Auto-Increment of ID Number Value</w:t>
      </w:r>
    </w:p>
    <w:p w14:paraId="69136DBD" w14:textId="77777777" w:rsidR="00297FEE" w:rsidRPr="00297FEE" w:rsidRDefault="00297FEE" w:rsidP="00297FEE"/>
    <w:p w14:paraId="3E9AC578" w14:textId="4C2A6FDE" w:rsidR="004D7103" w:rsidRDefault="004D7103" w:rsidP="006E7D4A">
      <w:pPr>
        <w:pStyle w:val="Heading2"/>
      </w:pPr>
      <w:r>
        <w:t>Edit Record</w:t>
      </w:r>
    </w:p>
    <w:p w14:paraId="3D4477F6" w14:textId="1856F158" w:rsidR="006E7D4A" w:rsidRDefault="006E7D4A" w:rsidP="006E7D4A"/>
    <w:p w14:paraId="58C12CD0" w14:textId="1B2ACD0D" w:rsidR="00EF0036" w:rsidRDefault="00714BD6" w:rsidP="006E7D4A">
      <w:pPr>
        <w:pStyle w:val="ListParagraph"/>
        <w:numPr>
          <w:ilvl w:val="0"/>
          <w:numId w:val="6"/>
        </w:numPr>
      </w:pPr>
      <w:r>
        <w:lastRenderedPageBreak/>
        <w:t xml:space="preserve">User can edit the records by clicking the “Edit Record” button beside the records. </w:t>
      </w:r>
      <w:r w:rsidR="00872191">
        <w:t>User</w:t>
      </w:r>
      <w:r w:rsidR="00A45093">
        <w:t xml:space="preserve"> </w:t>
      </w:r>
      <w:r w:rsidR="00872191">
        <w:t>should</w:t>
      </w:r>
      <w:r w:rsidR="00A45093">
        <w:t xml:space="preserve"> click “Confirm Change” button after</w:t>
      </w:r>
      <w:r w:rsidR="004E5CA4">
        <w:t xml:space="preserve"> updating</w:t>
      </w:r>
      <w:r w:rsidR="00157A98">
        <w:t xml:space="preserve"> the records.</w:t>
      </w:r>
      <w:r w:rsidR="00872191">
        <w:t xml:space="preserve"> </w:t>
      </w:r>
    </w:p>
    <w:p w14:paraId="40B3C749" w14:textId="77777777" w:rsidR="00D94D11" w:rsidRDefault="00D94D11" w:rsidP="006C0835"/>
    <w:p w14:paraId="02F2D7F9" w14:textId="77777777" w:rsidR="003A73F6" w:rsidRDefault="00044389" w:rsidP="003A73F6">
      <w:pPr>
        <w:keepNext/>
        <w:jc w:val="center"/>
      </w:pPr>
      <w:r w:rsidRPr="00044389">
        <w:rPr>
          <w:noProof/>
        </w:rPr>
        <w:drawing>
          <wp:inline distT="0" distB="0" distL="0" distR="0" wp14:anchorId="382B2804" wp14:editId="5EFC1EE3">
            <wp:extent cx="4943475" cy="2649196"/>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27"/>
                    <a:stretch>
                      <a:fillRect/>
                    </a:stretch>
                  </pic:blipFill>
                  <pic:spPr>
                    <a:xfrm>
                      <a:off x="0" y="0"/>
                      <a:ext cx="4961386" cy="2658794"/>
                    </a:xfrm>
                    <a:prstGeom prst="rect">
                      <a:avLst/>
                    </a:prstGeom>
                  </pic:spPr>
                </pic:pic>
              </a:graphicData>
            </a:graphic>
          </wp:inline>
        </w:drawing>
      </w:r>
    </w:p>
    <w:p w14:paraId="06C547CF" w14:textId="017DD7C1" w:rsidR="0080012A" w:rsidRDefault="003A73F6" w:rsidP="003A73F6">
      <w:pPr>
        <w:pStyle w:val="Caption"/>
        <w:jc w:val="center"/>
      </w:pPr>
      <w:r>
        <w:t xml:space="preserve">Screenshot </w:t>
      </w:r>
      <w:fldSimple w:instr=" SEQ Screenshot \* ARABIC ">
        <w:r w:rsidR="000F7EAF">
          <w:rPr>
            <w:noProof/>
          </w:rPr>
          <w:t>16</w:t>
        </w:r>
      </w:fldSimple>
      <w:r>
        <w:t>: Confirm the Change of Values</w:t>
      </w:r>
    </w:p>
    <w:p w14:paraId="2BDE266D" w14:textId="77777777" w:rsidR="009B565A" w:rsidRPr="009B565A" w:rsidRDefault="009B565A" w:rsidP="009B565A"/>
    <w:p w14:paraId="5A757610" w14:textId="55BB4052" w:rsidR="00714BD6" w:rsidRDefault="005243EF" w:rsidP="005243EF">
      <w:pPr>
        <w:pStyle w:val="ListParagraph"/>
        <w:numPr>
          <w:ilvl w:val="0"/>
          <w:numId w:val="6"/>
        </w:numPr>
      </w:pPr>
      <w:r>
        <w:t xml:space="preserve">Same as the case when user tries to add invalid records to the table, if user changes the values of records into invalid data, it will display error message and reject the </w:t>
      </w:r>
      <w:r w:rsidR="00241DB6">
        <w:t>update</w:t>
      </w:r>
      <w:r>
        <w:t xml:space="preserve">. </w:t>
      </w:r>
    </w:p>
    <w:p w14:paraId="0B9F71CB" w14:textId="77777777" w:rsidR="006B587C" w:rsidRDefault="006B587C" w:rsidP="006B587C">
      <w:pPr>
        <w:pStyle w:val="ListParagraph"/>
      </w:pPr>
    </w:p>
    <w:p w14:paraId="156E4357" w14:textId="77777777" w:rsidR="00657797" w:rsidRDefault="00F01855" w:rsidP="00657797">
      <w:pPr>
        <w:keepNext/>
        <w:jc w:val="center"/>
      </w:pPr>
      <w:r w:rsidRPr="00F01855">
        <w:rPr>
          <w:noProof/>
        </w:rPr>
        <w:drawing>
          <wp:inline distT="0" distB="0" distL="0" distR="0" wp14:anchorId="7DA7DE7A" wp14:editId="307B8CF3">
            <wp:extent cx="5003450" cy="2676525"/>
            <wp:effectExtent l="0" t="0" r="698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8"/>
                    <a:stretch>
                      <a:fillRect/>
                    </a:stretch>
                  </pic:blipFill>
                  <pic:spPr>
                    <a:xfrm>
                      <a:off x="0" y="0"/>
                      <a:ext cx="5018190" cy="2684410"/>
                    </a:xfrm>
                    <a:prstGeom prst="rect">
                      <a:avLst/>
                    </a:prstGeom>
                  </pic:spPr>
                </pic:pic>
              </a:graphicData>
            </a:graphic>
          </wp:inline>
        </w:drawing>
      </w:r>
    </w:p>
    <w:p w14:paraId="4E2F7E50" w14:textId="77138051" w:rsidR="006E7D4A" w:rsidRDefault="00657797" w:rsidP="00657797">
      <w:pPr>
        <w:pStyle w:val="Caption"/>
        <w:jc w:val="center"/>
      </w:pPr>
      <w:r>
        <w:t xml:space="preserve">Screenshot </w:t>
      </w:r>
      <w:fldSimple w:instr=" SEQ Screenshot \* ARABIC ">
        <w:r w:rsidR="000F7EAF">
          <w:rPr>
            <w:noProof/>
          </w:rPr>
          <w:t>17</w:t>
        </w:r>
      </w:fldSimple>
      <w:r>
        <w:t xml:space="preserve">: Error Message of Backend Validation </w:t>
      </w:r>
      <w:r w:rsidR="00C26FCB">
        <w:t>on the Updated Values</w:t>
      </w:r>
    </w:p>
    <w:p w14:paraId="5A10CC71" w14:textId="77777777" w:rsidR="00F01855" w:rsidRPr="006E7D4A" w:rsidRDefault="00F01855" w:rsidP="006E7D4A"/>
    <w:p w14:paraId="0FF8F0C9" w14:textId="3F9B575D" w:rsidR="004D7103" w:rsidRDefault="004D7103" w:rsidP="00F01855">
      <w:pPr>
        <w:pStyle w:val="Heading2"/>
      </w:pPr>
      <w:r>
        <w:lastRenderedPageBreak/>
        <w:t>Delete Record</w:t>
      </w:r>
    </w:p>
    <w:p w14:paraId="45737422" w14:textId="7D9DB471" w:rsidR="004D7103" w:rsidRDefault="004D7103" w:rsidP="00DA0FD5"/>
    <w:p w14:paraId="262048C4" w14:textId="681C0FCA" w:rsidR="00F01855" w:rsidRDefault="00F01855" w:rsidP="00ED1943">
      <w:r>
        <w:t xml:space="preserve">To ensure the safety of the data, user should click “Edit </w:t>
      </w:r>
      <w:r w:rsidR="0050040B">
        <w:t>Record</w:t>
      </w:r>
      <w:r>
        <w:t>”</w:t>
      </w:r>
      <w:r w:rsidR="0050040B">
        <w:t xml:space="preserve"> first before deleting the records. The “Delete Record” button is disabled before user click “Edit Record”</w:t>
      </w:r>
      <w:r w:rsidR="00205FED">
        <w:t xml:space="preserve"> button. </w:t>
      </w:r>
    </w:p>
    <w:p w14:paraId="1796942C" w14:textId="77777777" w:rsidR="003F7CA7" w:rsidRDefault="003F7CA7" w:rsidP="00ED1943"/>
    <w:p w14:paraId="5A825E69" w14:textId="77777777" w:rsidR="003F7CA7" w:rsidRDefault="00ED1943" w:rsidP="003F7CA7">
      <w:pPr>
        <w:keepNext/>
        <w:jc w:val="center"/>
      </w:pPr>
      <w:r w:rsidRPr="00ED1943">
        <w:rPr>
          <w:noProof/>
        </w:rPr>
        <w:drawing>
          <wp:inline distT="0" distB="0" distL="0" distR="0" wp14:anchorId="67618311" wp14:editId="5F61D5C6">
            <wp:extent cx="4944043" cy="2628900"/>
            <wp:effectExtent l="0" t="0" r="9525" b="0"/>
            <wp:docPr id="20" name="Picture 2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alendar&#10;&#10;Description automatically generated"/>
                    <pic:cNvPicPr/>
                  </pic:nvPicPr>
                  <pic:blipFill>
                    <a:blip r:embed="rId29"/>
                    <a:stretch>
                      <a:fillRect/>
                    </a:stretch>
                  </pic:blipFill>
                  <pic:spPr>
                    <a:xfrm>
                      <a:off x="0" y="0"/>
                      <a:ext cx="4964621" cy="2639842"/>
                    </a:xfrm>
                    <a:prstGeom prst="rect">
                      <a:avLst/>
                    </a:prstGeom>
                  </pic:spPr>
                </pic:pic>
              </a:graphicData>
            </a:graphic>
          </wp:inline>
        </w:drawing>
      </w:r>
    </w:p>
    <w:p w14:paraId="7BDCA988" w14:textId="7DB28E86" w:rsidR="00205FED" w:rsidRDefault="003F7CA7" w:rsidP="003F7CA7">
      <w:pPr>
        <w:pStyle w:val="Caption"/>
        <w:jc w:val="center"/>
      </w:pPr>
      <w:r>
        <w:t xml:space="preserve">Screenshot </w:t>
      </w:r>
      <w:fldSimple w:instr=" SEQ Screenshot \* ARABIC ">
        <w:r w:rsidR="000F7EAF">
          <w:rPr>
            <w:noProof/>
          </w:rPr>
          <w:t>18</w:t>
        </w:r>
      </w:fldSimple>
      <w:r>
        <w:t xml:space="preserve">: “Delete Record” Button is Disabled Before Clicking the </w:t>
      </w:r>
      <w:r w:rsidR="003E04EE">
        <w:t>“Edit Change” button</w:t>
      </w:r>
      <w:r>
        <w:t xml:space="preserve"> </w:t>
      </w:r>
    </w:p>
    <w:p w14:paraId="0FD90446" w14:textId="77777777" w:rsidR="00604DAE" w:rsidRDefault="00A146B9" w:rsidP="00604DAE">
      <w:pPr>
        <w:keepNext/>
        <w:jc w:val="center"/>
      </w:pPr>
      <w:r w:rsidRPr="00A146B9">
        <w:rPr>
          <w:noProof/>
        </w:rPr>
        <w:drawing>
          <wp:inline distT="0" distB="0" distL="0" distR="0" wp14:anchorId="5E149F9B" wp14:editId="558E8001">
            <wp:extent cx="4867275" cy="2605760"/>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4883251" cy="2614313"/>
                    </a:xfrm>
                    <a:prstGeom prst="rect">
                      <a:avLst/>
                    </a:prstGeom>
                  </pic:spPr>
                </pic:pic>
              </a:graphicData>
            </a:graphic>
          </wp:inline>
        </w:drawing>
      </w:r>
    </w:p>
    <w:p w14:paraId="5C9A36AE" w14:textId="188A8F6B" w:rsidR="00A146B9" w:rsidRDefault="00604DAE" w:rsidP="00604DAE">
      <w:pPr>
        <w:pStyle w:val="Caption"/>
        <w:jc w:val="center"/>
      </w:pPr>
      <w:r>
        <w:t xml:space="preserve">Screenshot </w:t>
      </w:r>
      <w:fldSimple w:instr=" SEQ Screenshot \* ARABIC ">
        <w:r w:rsidR="000F7EAF">
          <w:rPr>
            <w:noProof/>
          </w:rPr>
          <w:t>19</w:t>
        </w:r>
      </w:fldSimple>
      <w:r>
        <w:t xml:space="preserve">: “Delete Record” Button is Enabled </w:t>
      </w:r>
      <w:r w:rsidR="00A30E29">
        <w:t>After</w:t>
      </w:r>
      <w:r>
        <w:t xml:space="preserve"> Clicking the “Edit Change” button</w:t>
      </w:r>
    </w:p>
    <w:p w14:paraId="1D144F6C" w14:textId="2F3795F0" w:rsidR="00F01855" w:rsidRDefault="00F01855" w:rsidP="00DA0FD5"/>
    <w:p w14:paraId="4CFA30D8" w14:textId="77777777" w:rsidR="00054A4C" w:rsidRDefault="00054A4C" w:rsidP="00054A4C">
      <w:pPr>
        <w:pStyle w:val="Heading2"/>
      </w:pPr>
      <w:r>
        <w:t>Display Tables in Customized Manners</w:t>
      </w:r>
    </w:p>
    <w:p w14:paraId="7427AE35" w14:textId="77777777" w:rsidR="00C4688F" w:rsidRDefault="00C4688F" w:rsidP="00DA0FD5"/>
    <w:p w14:paraId="19B72453" w14:textId="514CA169" w:rsidR="00FF5549" w:rsidRPr="00FF5549" w:rsidRDefault="001F1D85" w:rsidP="002553B1">
      <w:pPr>
        <w:pStyle w:val="Heading3"/>
      </w:pPr>
      <w:r>
        <w:lastRenderedPageBreak/>
        <w:t>Searching function</w:t>
      </w:r>
    </w:p>
    <w:p w14:paraId="67800024" w14:textId="77777777" w:rsidR="008A7DFC" w:rsidRDefault="008A7DFC" w:rsidP="00DA0FD5"/>
    <w:p w14:paraId="582242C6" w14:textId="000C009C" w:rsidR="007049C5" w:rsidRDefault="008502FA" w:rsidP="00DA0FD5">
      <w:r>
        <w:t>User can search the items based on the name by using keywords in the search bar. Note that the matching of keywords is not case-</w:t>
      </w:r>
      <w:r w:rsidR="00932444">
        <w:t xml:space="preserve">sensitive. </w:t>
      </w:r>
    </w:p>
    <w:p w14:paraId="0D9CD524" w14:textId="54A976DB" w:rsidR="008502FA" w:rsidRDefault="008502FA" w:rsidP="00DA0FD5"/>
    <w:p w14:paraId="33CF6A69" w14:textId="77777777" w:rsidR="007A7BBF" w:rsidRDefault="008502FA" w:rsidP="007A7BBF">
      <w:pPr>
        <w:keepNext/>
        <w:jc w:val="center"/>
      </w:pPr>
      <w:r w:rsidRPr="008502FA">
        <w:rPr>
          <w:noProof/>
        </w:rPr>
        <w:drawing>
          <wp:inline distT="0" distB="0" distL="0" distR="0" wp14:anchorId="1F9F6BDC" wp14:editId="6576D5E4">
            <wp:extent cx="4883686" cy="26098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1"/>
                    <a:stretch>
                      <a:fillRect/>
                    </a:stretch>
                  </pic:blipFill>
                  <pic:spPr>
                    <a:xfrm>
                      <a:off x="0" y="0"/>
                      <a:ext cx="4921961" cy="2630304"/>
                    </a:xfrm>
                    <a:prstGeom prst="rect">
                      <a:avLst/>
                    </a:prstGeom>
                  </pic:spPr>
                </pic:pic>
              </a:graphicData>
            </a:graphic>
          </wp:inline>
        </w:drawing>
      </w:r>
    </w:p>
    <w:p w14:paraId="459A89A4" w14:textId="224D600D" w:rsidR="004D7103" w:rsidRDefault="007A7BBF" w:rsidP="007A7BBF">
      <w:pPr>
        <w:pStyle w:val="Caption"/>
        <w:jc w:val="center"/>
      </w:pPr>
      <w:r>
        <w:t xml:space="preserve">Screenshot </w:t>
      </w:r>
      <w:fldSimple w:instr=" SEQ Screenshot \* ARABIC ">
        <w:r w:rsidR="000F7EAF">
          <w:rPr>
            <w:noProof/>
          </w:rPr>
          <w:t>20</w:t>
        </w:r>
      </w:fldSimple>
      <w:r>
        <w:t>: Using Keywords to Search for Records</w:t>
      </w:r>
    </w:p>
    <w:p w14:paraId="520D3AF2" w14:textId="46DFF52F" w:rsidR="00D13AAB" w:rsidRDefault="00D13AAB" w:rsidP="00D13AAB">
      <w:pPr>
        <w:pStyle w:val="Heading3"/>
      </w:pPr>
      <w:r>
        <w:t>Sort by function</w:t>
      </w:r>
    </w:p>
    <w:p w14:paraId="57089A15" w14:textId="77777777" w:rsidR="008A7DFC" w:rsidRDefault="008A7DFC" w:rsidP="00D13AAB"/>
    <w:p w14:paraId="4396AC26" w14:textId="055633A9" w:rsidR="00D13AAB" w:rsidRDefault="00D13AAB" w:rsidP="00D13AAB">
      <w:r>
        <w:t xml:space="preserve">User can use “Sort by” </w:t>
      </w:r>
      <w:r w:rsidR="00D5687C">
        <w:t>option drop-down list</w:t>
      </w:r>
      <w:r>
        <w:t xml:space="preserve"> to display the </w:t>
      </w:r>
      <w:r w:rsidR="00F33DB2">
        <w:t xml:space="preserve">records in different orders. </w:t>
      </w:r>
      <w:r w:rsidR="00A01452">
        <w:t xml:space="preserve">Based on the columns, it can display data either in ascending way or </w:t>
      </w:r>
      <w:r w:rsidR="00372641">
        <w:t xml:space="preserve">descending way. </w:t>
      </w:r>
    </w:p>
    <w:p w14:paraId="652888A1" w14:textId="5F0E6386" w:rsidR="00F33DB2" w:rsidRDefault="00F33DB2" w:rsidP="00D13AAB"/>
    <w:p w14:paraId="4F9E4FFB" w14:textId="77777777" w:rsidR="00304C0E" w:rsidRDefault="006230D2" w:rsidP="00304C0E">
      <w:pPr>
        <w:keepNext/>
        <w:jc w:val="center"/>
      </w:pPr>
      <w:r w:rsidRPr="006230D2">
        <w:rPr>
          <w:noProof/>
        </w:rPr>
        <w:lastRenderedPageBreak/>
        <w:drawing>
          <wp:inline distT="0" distB="0" distL="0" distR="0" wp14:anchorId="242F4EDE" wp14:editId="221D9798">
            <wp:extent cx="4696538" cy="2509837"/>
            <wp:effectExtent l="0" t="0" r="8890" b="5080"/>
            <wp:docPr id="25" name="Picture 25" descr="Graphical user interfac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alendar&#10;&#10;Description automatically generated with medium confidence"/>
                    <pic:cNvPicPr/>
                  </pic:nvPicPr>
                  <pic:blipFill>
                    <a:blip r:embed="rId32"/>
                    <a:stretch>
                      <a:fillRect/>
                    </a:stretch>
                  </pic:blipFill>
                  <pic:spPr>
                    <a:xfrm>
                      <a:off x="0" y="0"/>
                      <a:ext cx="4715296" cy="2519861"/>
                    </a:xfrm>
                    <a:prstGeom prst="rect">
                      <a:avLst/>
                    </a:prstGeom>
                  </pic:spPr>
                </pic:pic>
              </a:graphicData>
            </a:graphic>
          </wp:inline>
        </w:drawing>
      </w:r>
    </w:p>
    <w:p w14:paraId="460D001E" w14:textId="1F131E6A" w:rsidR="00F33DB2" w:rsidRDefault="00304C0E" w:rsidP="00304C0E">
      <w:pPr>
        <w:pStyle w:val="Caption"/>
        <w:jc w:val="center"/>
      </w:pPr>
      <w:r>
        <w:t xml:space="preserve">Screenshot </w:t>
      </w:r>
      <w:fldSimple w:instr=" SEQ Screenshot \* ARABIC ">
        <w:r w:rsidR="000F7EAF">
          <w:rPr>
            <w:noProof/>
          </w:rPr>
          <w:t>21</w:t>
        </w:r>
      </w:fldSimple>
      <w:r>
        <w:t>: “Sort by” Drop-down List Options</w:t>
      </w:r>
    </w:p>
    <w:p w14:paraId="0FFCB0EA" w14:textId="675B8883" w:rsidR="006230D2" w:rsidRDefault="006230D2" w:rsidP="00D13AAB"/>
    <w:p w14:paraId="16383186" w14:textId="77777777" w:rsidR="00AE1E6F" w:rsidRDefault="005778B4" w:rsidP="00AE1E6F">
      <w:pPr>
        <w:keepNext/>
        <w:jc w:val="center"/>
      </w:pPr>
      <w:r w:rsidRPr="005778B4">
        <w:rPr>
          <w:noProof/>
        </w:rPr>
        <w:drawing>
          <wp:inline distT="0" distB="0" distL="0" distR="0" wp14:anchorId="342FDF17" wp14:editId="68831A49">
            <wp:extent cx="4895850" cy="2598567"/>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3"/>
                    <a:stretch>
                      <a:fillRect/>
                    </a:stretch>
                  </pic:blipFill>
                  <pic:spPr>
                    <a:xfrm>
                      <a:off x="0" y="0"/>
                      <a:ext cx="4916568" cy="2609564"/>
                    </a:xfrm>
                    <a:prstGeom prst="rect">
                      <a:avLst/>
                    </a:prstGeom>
                  </pic:spPr>
                </pic:pic>
              </a:graphicData>
            </a:graphic>
          </wp:inline>
        </w:drawing>
      </w:r>
    </w:p>
    <w:p w14:paraId="3D910A52" w14:textId="16A730E8" w:rsidR="006230D2" w:rsidRPr="00D13AAB" w:rsidRDefault="00AE1E6F" w:rsidP="00AE1E6F">
      <w:pPr>
        <w:pStyle w:val="Caption"/>
        <w:jc w:val="center"/>
      </w:pPr>
      <w:r>
        <w:t xml:space="preserve">Screenshot </w:t>
      </w:r>
      <w:fldSimple w:instr=" SEQ Screenshot \* ARABIC ">
        <w:r w:rsidR="000F7EAF">
          <w:rPr>
            <w:noProof/>
          </w:rPr>
          <w:t>22</w:t>
        </w:r>
      </w:fldSimple>
      <w:r>
        <w:t xml:space="preserve">: Sort Records </w:t>
      </w:r>
      <w:r w:rsidR="005E3759">
        <w:t>by</w:t>
      </w:r>
      <w:r>
        <w:t xml:space="preserve"> </w:t>
      </w:r>
      <w:r w:rsidR="00295F55">
        <w:t>“ID De</w:t>
      </w:r>
      <w:r w:rsidR="00F629DC">
        <w:t>s</w:t>
      </w:r>
      <w:r w:rsidR="00295F55">
        <w:t>cending”</w:t>
      </w:r>
      <w:r w:rsidR="00F629DC">
        <w:t xml:space="preserve"> Order</w:t>
      </w:r>
      <w:r>
        <w:t xml:space="preserve"> </w:t>
      </w:r>
    </w:p>
    <w:p w14:paraId="5890085F" w14:textId="16E7A994" w:rsidR="00D13AAB" w:rsidRDefault="00D13AAB" w:rsidP="00DA0FD5"/>
    <w:p w14:paraId="3764F7AB" w14:textId="77777777" w:rsidR="00C72660" w:rsidRDefault="009545E8" w:rsidP="00C72660">
      <w:pPr>
        <w:keepNext/>
        <w:jc w:val="center"/>
      </w:pPr>
      <w:r w:rsidRPr="009545E8">
        <w:rPr>
          <w:noProof/>
        </w:rPr>
        <w:lastRenderedPageBreak/>
        <w:drawing>
          <wp:inline distT="0" distB="0" distL="0" distR="0" wp14:anchorId="7142DA15" wp14:editId="1489B54A">
            <wp:extent cx="4825391" cy="258127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4"/>
                    <a:stretch>
                      <a:fillRect/>
                    </a:stretch>
                  </pic:blipFill>
                  <pic:spPr>
                    <a:xfrm>
                      <a:off x="0" y="0"/>
                      <a:ext cx="4835157" cy="2586499"/>
                    </a:xfrm>
                    <a:prstGeom prst="rect">
                      <a:avLst/>
                    </a:prstGeom>
                  </pic:spPr>
                </pic:pic>
              </a:graphicData>
            </a:graphic>
          </wp:inline>
        </w:drawing>
      </w:r>
    </w:p>
    <w:p w14:paraId="50614F62" w14:textId="543B4651" w:rsidR="006230D2" w:rsidRDefault="00C72660" w:rsidP="00C72660">
      <w:pPr>
        <w:pStyle w:val="Caption"/>
        <w:jc w:val="center"/>
      </w:pPr>
      <w:r>
        <w:t xml:space="preserve">Screenshot </w:t>
      </w:r>
      <w:fldSimple w:instr=" SEQ Screenshot \* ARABIC ">
        <w:r w:rsidR="000F7EAF">
          <w:rPr>
            <w:noProof/>
          </w:rPr>
          <w:t>23</w:t>
        </w:r>
      </w:fldSimple>
      <w:r>
        <w:t xml:space="preserve">: Sort Records </w:t>
      </w:r>
      <w:r w:rsidR="00B170D7">
        <w:t>by</w:t>
      </w:r>
      <w:r>
        <w:t xml:space="preserve"> “Lowest Price” Order</w:t>
      </w:r>
    </w:p>
    <w:p w14:paraId="708E3553" w14:textId="1AA09D5A" w:rsidR="00976544" w:rsidRDefault="00976544" w:rsidP="00DA0FD5"/>
    <w:p w14:paraId="42924D0C" w14:textId="77777777" w:rsidR="00ED3854" w:rsidRDefault="00976544" w:rsidP="00ED3854">
      <w:pPr>
        <w:keepNext/>
        <w:jc w:val="center"/>
      </w:pPr>
      <w:r w:rsidRPr="00976544">
        <w:rPr>
          <w:noProof/>
        </w:rPr>
        <w:drawing>
          <wp:inline distT="0" distB="0" distL="0" distR="0" wp14:anchorId="447455AD" wp14:editId="2532745A">
            <wp:extent cx="5110163" cy="2735793"/>
            <wp:effectExtent l="0" t="0" r="0" b="762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5"/>
                    <a:stretch>
                      <a:fillRect/>
                    </a:stretch>
                  </pic:blipFill>
                  <pic:spPr>
                    <a:xfrm>
                      <a:off x="0" y="0"/>
                      <a:ext cx="5130547" cy="2746706"/>
                    </a:xfrm>
                    <a:prstGeom prst="rect">
                      <a:avLst/>
                    </a:prstGeom>
                  </pic:spPr>
                </pic:pic>
              </a:graphicData>
            </a:graphic>
          </wp:inline>
        </w:drawing>
      </w:r>
    </w:p>
    <w:p w14:paraId="033010D0" w14:textId="66F26306" w:rsidR="00ED3854" w:rsidRDefault="00ED3854" w:rsidP="00ED3854">
      <w:pPr>
        <w:pStyle w:val="Caption"/>
        <w:jc w:val="center"/>
      </w:pPr>
      <w:r>
        <w:t xml:space="preserve">Screenshot </w:t>
      </w:r>
      <w:fldSimple w:instr=" SEQ Screenshot \* ARABIC ">
        <w:r w:rsidR="000F7EAF">
          <w:rPr>
            <w:noProof/>
          </w:rPr>
          <w:t>24</w:t>
        </w:r>
      </w:fldSimple>
      <w:r>
        <w:t>: Sort Records by “Highest Price” Order</w:t>
      </w:r>
    </w:p>
    <w:p w14:paraId="160B98E7" w14:textId="55F5A03F" w:rsidR="00976544" w:rsidRDefault="00976544" w:rsidP="00DA0FD5"/>
    <w:p w14:paraId="4FD902AF" w14:textId="77777777" w:rsidR="00401338" w:rsidRDefault="00976544" w:rsidP="00401338">
      <w:pPr>
        <w:keepNext/>
        <w:jc w:val="center"/>
      </w:pPr>
      <w:r w:rsidRPr="00976544">
        <w:rPr>
          <w:noProof/>
        </w:rPr>
        <w:lastRenderedPageBreak/>
        <w:drawing>
          <wp:inline distT="0" distB="0" distL="0" distR="0" wp14:anchorId="76B6B6EE" wp14:editId="07141803">
            <wp:extent cx="5186688" cy="2771775"/>
            <wp:effectExtent l="0" t="0" r="0" b="0"/>
            <wp:docPr id="29" name="Picture 29" descr="Graphical user interfac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alendar&#10;&#10;Description automatically generated with medium confidence"/>
                    <pic:cNvPicPr/>
                  </pic:nvPicPr>
                  <pic:blipFill>
                    <a:blip r:embed="rId36"/>
                    <a:stretch>
                      <a:fillRect/>
                    </a:stretch>
                  </pic:blipFill>
                  <pic:spPr>
                    <a:xfrm>
                      <a:off x="0" y="0"/>
                      <a:ext cx="5212121" cy="2785366"/>
                    </a:xfrm>
                    <a:prstGeom prst="rect">
                      <a:avLst/>
                    </a:prstGeom>
                  </pic:spPr>
                </pic:pic>
              </a:graphicData>
            </a:graphic>
          </wp:inline>
        </w:drawing>
      </w:r>
    </w:p>
    <w:p w14:paraId="4DA21A47" w14:textId="0F315AAF" w:rsidR="00401338" w:rsidRDefault="00401338" w:rsidP="00401338">
      <w:pPr>
        <w:pStyle w:val="Caption"/>
        <w:jc w:val="center"/>
      </w:pPr>
      <w:r>
        <w:t xml:space="preserve">Screenshot </w:t>
      </w:r>
      <w:r w:rsidR="00F83085">
        <w:t>25</w:t>
      </w:r>
      <w:r>
        <w:t>: Sort Records by “Oldest Intake Date” Order</w:t>
      </w:r>
    </w:p>
    <w:p w14:paraId="4B1171EB" w14:textId="5ED6EBE2" w:rsidR="00976544" w:rsidRDefault="00976544" w:rsidP="00401338">
      <w:pPr>
        <w:pStyle w:val="Caption"/>
        <w:jc w:val="center"/>
      </w:pPr>
    </w:p>
    <w:p w14:paraId="0D6BA45F" w14:textId="758D9571" w:rsidR="008F5BBF" w:rsidRDefault="008F5BBF" w:rsidP="00DA0FD5"/>
    <w:p w14:paraId="343D19FB" w14:textId="77777777" w:rsidR="006E13D4" w:rsidRDefault="008F5BBF" w:rsidP="006E13D4">
      <w:pPr>
        <w:keepNext/>
        <w:jc w:val="center"/>
      </w:pPr>
      <w:r w:rsidRPr="008F5BBF">
        <w:rPr>
          <w:noProof/>
        </w:rPr>
        <w:drawing>
          <wp:inline distT="0" distB="0" distL="0" distR="0" wp14:anchorId="6A94CD1C" wp14:editId="51A1704C">
            <wp:extent cx="5062538" cy="2713001"/>
            <wp:effectExtent l="0" t="0" r="5080" b="0"/>
            <wp:docPr id="30"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pic:cNvPicPr/>
                  </pic:nvPicPr>
                  <pic:blipFill>
                    <a:blip r:embed="rId37"/>
                    <a:stretch>
                      <a:fillRect/>
                    </a:stretch>
                  </pic:blipFill>
                  <pic:spPr>
                    <a:xfrm>
                      <a:off x="0" y="0"/>
                      <a:ext cx="5094768" cy="2730273"/>
                    </a:xfrm>
                    <a:prstGeom prst="rect">
                      <a:avLst/>
                    </a:prstGeom>
                  </pic:spPr>
                </pic:pic>
              </a:graphicData>
            </a:graphic>
          </wp:inline>
        </w:drawing>
      </w:r>
    </w:p>
    <w:p w14:paraId="169634B7" w14:textId="1FEBE19E" w:rsidR="006E13D4" w:rsidRDefault="006E13D4" w:rsidP="006E13D4">
      <w:pPr>
        <w:pStyle w:val="Caption"/>
        <w:jc w:val="center"/>
      </w:pPr>
      <w:r>
        <w:t>Screenshot 26: Sort Records by “Newest Intake Date” Order</w:t>
      </w:r>
    </w:p>
    <w:p w14:paraId="7AFAE011" w14:textId="77777777" w:rsidR="00C66D8F" w:rsidRDefault="00C66D8F" w:rsidP="00DA0FD5"/>
    <w:p w14:paraId="2D0ED50E" w14:textId="1956F809" w:rsidR="00DD02DF" w:rsidRDefault="004D7103" w:rsidP="00FF5549">
      <w:pPr>
        <w:pStyle w:val="Heading3"/>
      </w:pPr>
      <w:r>
        <w:t xml:space="preserve">Filtering </w:t>
      </w:r>
      <w:r w:rsidR="00DD02DF">
        <w:t>function</w:t>
      </w:r>
    </w:p>
    <w:p w14:paraId="38763980" w14:textId="0572D754" w:rsidR="00054A4C" w:rsidRDefault="00054A4C" w:rsidP="00DA0FD5"/>
    <w:p w14:paraId="13332E9D" w14:textId="60F05322" w:rsidR="00EA014F" w:rsidRDefault="00C66D8F" w:rsidP="00DA0FD5">
      <w:r>
        <w:t>User can filter the records of items based on their categories. The categor</w:t>
      </w:r>
      <w:r w:rsidR="00303559">
        <w:t>y tags are listed on the side bar. By clicking the different tags, user can filter the records.</w:t>
      </w:r>
    </w:p>
    <w:p w14:paraId="7EB23642" w14:textId="77777777" w:rsidR="00EA014F" w:rsidRDefault="00EA014F" w:rsidP="00DA0FD5"/>
    <w:p w14:paraId="347670A4" w14:textId="77777777" w:rsidR="00EA014F" w:rsidRDefault="008253BD" w:rsidP="00EA014F">
      <w:pPr>
        <w:keepNext/>
        <w:jc w:val="center"/>
      </w:pPr>
      <w:r w:rsidRPr="008253BD">
        <w:rPr>
          <w:noProof/>
        </w:rPr>
        <w:lastRenderedPageBreak/>
        <w:drawing>
          <wp:inline distT="0" distB="0" distL="0" distR="0" wp14:anchorId="717E5B71" wp14:editId="3AD84C78">
            <wp:extent cx="4991100" cy="267471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5033916" cy="2697663"/>
                    </a:xfrm>
                    <a:prstGeom prst="rect">
                      <a:avLst/>
                    </a:prstGeom>
                  </pic:spPr>
                </pic:pic>
              </a:graphicData>
            </a:graphic>
          </wp:inline>
        </w:drawing>
      </w:r>
    </w:p>
    <w:p w14:paraId="0F02BB44" w14:textId="254CDF9D" w:rsidR="00303559" w:rsidRDefault="00EA014F" w:rsidP="00EA014F">
      <w:pPr>
        <w:pStyle w:val="Caption"/>
        <w:jc w:val="center"/>
      </w:pPr>
      <w:r>
        <w:t xml:space="preserve">Screenshot 27: </w:t>
      </w:r>
      <w:r w:rsidR="0016746B">
        <w:t>Filter Records Using Buttons on the Side Bar</w:t>
      </w:r>
    </w:p>
    <w:p w14:paraId="50230B50" w14:textId="6B75D513" w:rsidR="00FF5549" w:rsidRDefault="00FF5549" w:rsidP="00DA0FD5"/>
    <w:p w14:paraId="227C3204" w14:textId="77777777" w:rsidR="00FF5549" w:rsidRDefault="00FF5549" w:rsidP="00DA0FD5"/>
    <w:p w14:paraId="3505183D" w14:textId="77777777" w:rsidR="007049C5" w:rsidRDefault="007049C5" w:rsidP="00C2539D">
      <w:pPr>
        <w:pStyle w:val="Heading3"/>
      </w:pPr>
      <w:r>
        <w:t>Reset Table</w:t>
      </w:r>
    </w:p>
    <w:p w14:paraId="2DC85EAD" w14:textId="0B08DD86" w:rsidR="00DD02DF" w:rsidRDefault="00DD02DF" w:rsidP="00DA0FD5"/>
    <w:p w14:paraId="6E27223D" w14:textId="009D1631" w:rsidR="008253BD" w:rsidRDefault="008253BD" w:rsidP="00DA0FD5">
      <w:r>
        <w:t>After displaying the table in different ways, user can click the “</w:t>
      </w:r>
      <w:r w:rsidR="007B79FF">
        <w:t>Reset Page</w:t>
      </w:r>
      <w:r>
        <w:t>”</w:t>
      </w:r>
      <w:r w:rsidR="007B79FF">
        <w:t xml:space="preserve"> button to reset the table back to the default </w:t>
      </w:r>
      <w:r w:rsidR="004C12B4">
        <w:t>arrangement</w:t>
      </w:r>
      <w:r w:rsidR="006A2302">
        <w:t xml:space="preserve">. </w:t>
      </w:r>
    </w:p>
    <w:p w14:paraId="5737A11F" w14:textId="0C2D004D" w:rsidR="00B20001" w:rsidRDefault="00B20001" w:rsidP="00DA0FD5"/>
    <w:p w14:paraId="4CCBFC42" w14:textId="77777777" w:rsidR="00C4688F" w:rsidRDefault="00B20001" w:rsidP="00C4688F">
      <w:pPr>
        <w:keepNext/>
        <w:jc w:val="center"/>
      </w:pPr>
      <w:r w:rsidRPr="00B20001">
        <w:rPr>
          <w:noProof/>
        </w:rPr>
        <w:drawing>
          <wp:inline distT="0" distB="0" distL="0" distR="0" wp14:anchorId="47D1C9C5" wp14:editId="7A33C289">
            <wp:extent cx="4862513" cy="2601133"/>
            <wp:effectExtent l="0" t="0" r="0" b="889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9"/>
                    <a:stretch>
                      <a:fillRect/>
                    </a:stretch>
                  </pic:blipFill>
                  <pic:spPr>
                    <a:xfrm>
                      <a:off x="0" y="0"/>
                      <a:ext cx="4875065" cy="2607847"/>
                    </a:xfrm>
                    <a:prstGeom prst="rect">
                      <a:avLst/>
                    </a:prstGeom>
                  </pic:spPr>
                </pic:pic>
              </a:graphicData>
            </a:graphic>
          </wp:inline>
        </w:drawing>
      </w:r>
    </w:p>
    <w:p w14:paraId="35713BE0" w14:textId="2DD7128F" w:rsidR="00B20001" w:rsidRDefault="00C4688F" w:rsidP="00C4688F">
      <w:pPr>
        <w:pStyle w:val="Caption"/>
        <w:jc w:val="center"/>
      </w:pPr>
      <w:r>
        <w:t>Screenshot 2</w:t>
      </w:r>
      <w:r w:rsidR="000F7EAF">
        <w:t>8</w:t>
      </w:r>
      <w:r>
        <w:t>: Reset th</w:t>
      </w:r>
      <w:r w:rsidR="0023142D">
        <w:t xml:space="preserve">e </w:t>
      </w:r>
      <w:r w:rsidR="0079393A">
        <w:t>Table to the Default Arrangement</w:t>
      </w:r>
    </w:p>
    <w:p w14:paraId="74DE8555" w14:textId="17ADF5BB" w:rsidR="00C2539D" w:rsidRDefault="00C2539D" w:rsidP="00DA0FD5"/>
    <w:p w14:paraId="07B8D77C" w14:textId="592F6DA3" w:rsidR="00C2539D" w:rsidRDefault="00C2539D" w:rsidP="00DA0FD5"/>
    <w:p w14:paraId="0B8DEBE5" w14:textId="77777777" w:rsidR="00C2539D" w:rsidRDefault="00C2539D" w:rsidP="00DA0FD5"/>
    <w:p w14:paraId="3B4D6E21" w14:textId="134914DD" w:rsidR="00DD02DF" w:rsidRDefault="00DD02DF" w:rsidP="00B20001">
      <w:pPr>
        <w:pStyle w:val="Heading2"/>
      </w:pPr>
      <w:r>
        <w:t xml:space="preserve">Log out </w:t>
      </w:r>
    </w:p>
    <w:p w14:paraId="75B223B2" w14:textId="3783ECF8" w:rsidR="00DD02DF" w:rsidRDefault="00DD02DF" w:rsidP="00DA0FD5"/>
    <w:p w14:paraId="5B26A7A8" w14:textId="20D675CA" w:rsidR="00B20001" w:rsidRDefault="00B20001" w:rsidP="00DA0FD5">
      <w:r>
        <w:t>By clicking the “Log Out” button, it will direct t</w:t>
      </w:r>
      <w:r w:rsidR="0055034A">
        <w:t xml:space="preserve">o the index page immediately. </w:t>
      </w:r>
    </w:p>
    <w:p w14:paraId="05218A42" w14:textId="77777777" w:rsidR="000F7EAF" w:rsidRDefault="009B08A4" w:rsidP="000F7EAF">
      <w:pPr>
        <w:keepNext/>
        <w:jc w:val="center"/>
      </w:pPr>
      <w:r w:rsidRPr="009B08A4">
        <w:rPr>
          <w:noProof/>
        </w:rPr>
        <w:drawing>
          <wp:inline distT="0" distB="0" distL="0" distR="0" wp14:anchorId="7F68B879" wp14:editId="7ADE015A">
            <wp:extent cx="4800600" cy="2565449"/>
            <wp:effectExtent l="0" t="0" r="0" b="635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40"/>
                    <a:stretch>
                      <a:fillRect/>
                    </a:stretch>
                  </pic:blipFill>
                  <pic:spPr>
                    <a:xfrm>
                      <a:off x="0" y="0"/>
                      <a:ext cx="4814511" cy="2572883"/>
                    </a:xfrm>
                    <a:prstGeom prst="rect">
                      <a:avLst/>
                    </a:prstGeom>
                  </pic:spPr>
                </pic:pic>
              </a:graphicData>
            </a:graphic>
          </wp:inline>
        </w:drawing>
      </w:r>
    </w:p>
    <w:p w14:paraId="5E718B04" w14:textId="4C3F732C" w:rsidR="009B08A4" w:rsidRDefault="000F7EAF" w:rsidP="000F7EAF">
      <w:pPr>
        <w:pStyle w:val="Caption"/>
        <w:jc w:val="center"/>
      </w:pPr>
      <w:r>
        <w:t>Screenshot 2</w:t>
      </w:r>
      <w:r w:rsidR="00213BD4">
        <w:t>8</w:t>
      </w:r>
      <w:r>
        <w:t>:</w:t>
      </w:r>
      <w:r w:rsidR="00213BD4">
        <w:t xml:space="preserve"> Redirect </w:t>
      </w:r>
      <w:r w:rsidR="008808A3">
        <w:t>to the Index Page after Logout</w:t>
      </w:r>
      <w:r>
        <w:t xml:space="preserve"> </w:t>
      </w:r>
    </w:p>
    <w:p w14:paraId="1451702C" w14:textId="77777777" w:rsidR="00DD02DF" w:rsidRDefault="00DD02DF" w:rsidP="00DA0FD5"/>
    <w:p w14:paraId="7BCDF3FC" w14:textId="7AE4EC62" w:rsidR="004D7103" w:rsidRDefault="004D7103" w:rsidP="00DA0FD5">
      <w:r>
        <w:t xml:space="preserve"> </w:t>
      </w:r>
    </w:p>
    <w:p w14:paraId="07B4F228" w14:textId="77777777" w:rsidR="009976DC" w:rsidRDefault="009976DC" w:rsidP="00DA0FD5"/>
    <w:p w14:paraId="47C416D3" w14:textId="77777777" w:rsidR="00DA0FD5" w:rsidRDefault="00DA0FD5" w:rsidP="00DA0FD5"/>
    <w:p w14:paraId="56F226A0" w14:textId="77777777" w:rsidR="00DA0FD5" w:rsidRDefault="00DA0FD5" w:rsidP="00DA0FD5"/>
    <w:p w14:paraId="51C133A3" w14:textId="77777777" w:rsidR="00DA0FD5" w:rsidRDefault="00DA0FD5" w:rsidP="00DA0FD5"/>
    <w:p w14:paraId="5FEBAB36" w14:textId="77777777" w:rsidR="00DA0FD5" w:rsidRDefault="00DA0FD5" w:rsidP="00DA0FD5"/>
    <w:p w14:paraId="71889600" w14:textId="77777777" w:rsidR="00DA0FD5" w:rsidRDefault="00DA0FD5" w:rsidP="00DA0FD5"/>
    <w:p w14:paraId="2C927349" w14:textId="77777777" w:rsidR="00DA0FD5" w:rsidRDefault="00DA0FD5" w:rsidP="00DA0FD5"/>
    <w:p w14:paraId="06DCB627" w14:textId="77777777" w:rsidR="00154861" w:rsidRDefault="00154861"/>
    <w:sectPr w:rsidR="001548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F2854"/>
    <w:multiLevelType w:val="hybridMultilevel"/>
    <w:tmpl w:val="7D8025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8F6A85"/>
    <w:multiLevelType w:val="hybridMultilevel"/>
    <w:tmpl w:val="FE7203E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9B7841"/>
    <w:multiLevelType w:val="hybridMultilevel"/>
    <w:tmpl w:val="F4C617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2B0257E"/>
    <w:multiLevelType w:val="hybridMultilevel"/>
    <w:tmpl w:val="5F603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430765B"/>
    <w:multiLevelType w:val="hybridMultilevel"/>
    <w:tmpl w:val="2D5C76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2F76AF1"/>
    <w:multiLevelType w:val="hybridMultilevel"/>
    <w:tmpl w:val="7D98B2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4C63B93"/>
    <w:multiLevelType w:val="hybridMultilevel"/>
    <w:tmpl w:val="307215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6045464">
    <w:abstractNumId w:val="0"/>
  </w:num>
  <w:num w:numId="2" w16cid:durableId="650211228">
    <w:abstractNumId w:val="4"/>
  </w:num>
  <w:num w:numId="3" w16cid:durableId="665672073">
    <w:abstractNumId w:val="3"/>
  </w:num>
  <w:num w:numId="4" w16cid:durableId="1033725067">
    <w:abstractNumId w:val="1"/>
  </w:num>
  <w:num w:numId="5" w16cid:durableId="1059212453">
    <w:abstractNumId w:val="6"/>
  </w:num>
  <w:num w:numId="6" w16cid:durableId="893657785">
    <w:abstractNumId w:val="5"/>
  </w:num>
  <w:num w:numId="7" w16cid:durableId="4423864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zhang Wu">
    <w15:presenceInfo w15:providerId="None" w15:userId="Yanzhang W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xNDYzszQwMzQzNDVW0lEKTi0uzszPAykwrAUAvBS6IywAAAA="/>
  </w:docVars>
  <w:rsids>
    <w:rsidRoot w:val="00DA0FD5"/>
    <w:rsid w:val="000025A0"/>
    <w:rsid w:val="00012FB8"/>
    <w:rsid w:val="00044389"/>
    <w:rsid w:val="00054A4C"/>
    <w:rsid w:val="00076A7A"/>
    <w:rsid w:val="000A1B76"/>
    <w:rsid w:val="000B3992"/>
    <w:rsid w:val="000C27AA"/>
    <w:rsid w:val="000C481C"/>
    <w:rsid w:val="000C73B3"/>
    <w:rsid w:val="000D5582"/>
    <w:rsid w:val="000F7EAF"/>
    <w:rsid w:val="00133E03"/>
    <w:rsid w:val="00140111"/>
    <w:rsid w:val="00154861"/>
    <w:rsid w:val="0015696F"/>
    <w:rsid w:val="001571C7"/>
    <w:rsid w:val="00157A98"/>
    <w:rsid w:val="00157E82"/>
    <w:rsid w:val="00164902"/>
    <w:rsid w:val="0016746B"/>
    <w:rsid w:val="001901D9"/>
    <w:rsid w:val="001D042F"/>
    <w:rsid w:val="001F1D85"/>
    <w:rsid w:val="00205FED"/>
    <w:rsid w:val="00213BD4"/>
    <w:rsid w:val="002160F0"/>
    <w:rsid w:val="0023142D"/>
    <w:rsid w:val="00241DB6"/>
    <w:rsid w:val="002553B1"/>
    <w:rsid w:val="00264B78"/>
    <w:rsid w:val="00267CF8"/>
    <w:rsid w:val="0027786F"/>
    <w:rsid w:val="00277D57"/>
    <w:rsid w:val="00295F55"/>
    <w:rsid w:val="00297FEE"/>
    <w:rsid w:val="002B5FE2"/>
    <w:rsid w:val="002E6B56"/>
    <w:rsid w:val="00303559"/>
    <w:rsid w:val="00304C0E"/>
    <w:rsid w:val="0031241E"/>
    <w:rsid w:val="003263E0"/>
    <w:rsid w:val="00333552"/>
    <w:rsid w:val="00345E3A"/>
    <w:rsid w:val="00350155"/>
    <w:rsid w:val="00364F79"/>
    <w:rsid w:val="00372641"/>
    <w:rsid w:val="003772DE"/>
    <w:rsid w:val="00393988"/>
    <w:rsid w:val="003A73F6"/>
    <w:rsid w:val="003B2E5B"/>
    <w:rsid w:val="003B4C0F"/>
    <w:rsid w:val="003C5C81"/>
    <w:rsid w:val="003D5BB1"/>
    <w:rsid w:val="003E04EE"/>
    <w:rsid w:val="003F7CA7"/>
    <w:rsid w:val="00401307"/>
    <w:rsid w:val="00401338"/>
    <w:rsid w:val="00457741"/>
    <w:rsid w:val="00461523"/>
    <w:rsid w:val="00484516"/>
    <w:rsid w:val="00490112"/>
    <w:rsid w:val="0049352F"/>
    <w:rsid w:val="004A4B62"/>
    <w:rsid w:val="004C12B4"/>
    <w:rsid w:val="004C461A"/>
    <w:rsid w:val="004D0690"/>
    <w:rsid w:val="004D7103"/>
    <w:rsid w:val="004D782E"/>
    <w:rsid w:val="004E5CA4"/>
    <w:rsid w:val="004F547B"/>
    <w:rsid w:val="0050040B"/>
    <w:rsid w:val="00504BC8"/>
    <w:rsid w:val="00523632"/>
    <w:rsid w:val="005243EF"/>
    <w:rsid w:val="00545A1B"/>
    <w:rsid w:val="0055034A"/>
    <w:rsid w:val="00551126"/>
    <w:rsid w:val="005778B4"/>
    <w:rsid w:val="00594C6A"/>
    <w:rsid w:val="005E35F9"/>
    <w:rsid w:val="005E3759"/>
    <w:rsid w:val="00604DAE"/>
    <w:rsid w:val="00615071"/>
    <w:rsid w:val="006204FB"/>
    <w:rsid w:val="006230D2"/>
    <w:rsid w:val="00646843"/>
    <w:rsid w:val="00657797"/>
    <w:rsid w:val="00682634"/>
    <w:rsid w:val="006A2302"/>
    <w:rsid w:val="006A583E"/>
    <w:rsid w:val="006B587C"/>
    <w:rsid w:val="006C0835"/>
    <w:rsid w:val="006E13D4"/>
    <w:rsid w:val="006E7D4A"/>
    <w:rsid w:val="006F18E2"/>
    <w:rsid w:val="007049C5"/>
    <w:rsid w:val="00707349"/>
    <w:rsid w:val="00710B4E"/>
    <w:rsid w:val="00711BD0"/>
    <w:rsid w:val="00714BD6"/>
    <w:rsid w:val="00730895"/>
    <w:rsid w:val="00746554"/>
    <w:rsid w:val="007679B4"/>
    <w:rsid w:val="0079393A"/>
    <w:rsid w:val="00793F8E"/>
    <w:rsid w:val="007A21D4"/>
    <w:rsid w:val="007A5841"/>
    <w:rsid w:val="007A7BBF"/>
    <w:rsid w:val="007B57DA"/>
    <w:rsid w:val="007B79FF"/>
    <w:rsid w:val="0080012A"/>
    <w:rsid w:val="00805343"/>
    <w:rsid w:val="00815045"/>
    <w:rsid w:val="008253BD"/>
    <w:rsid w:val="008502FA"/>
    <w:rsid w:val="00872191"/>
    <w:rsid w:val="008808A3"/>
    <w:rsid w:val="008A7DFC"/>
    <w:rsid w:val="008B22D9"/>
    <w:rsid w:val="008B685F"/>
    <w:rsid w:val="008E284E"/>
    <w:rsid w:val="008F5BBF"/>
    <w:rsid w:val="008F6B69"/>
    <w:rsid w:val="0090723C"/>
    <w:rsid w:val="00927B03"/>
    <w:rsid w:val="00932444"/>
    <w:rsid w:val="00932567"/>
    <w:rsid w:val="009358D4"/>
    <w:rsid w:val="009545E8"/>
    <w:rsid w:val="00976544"/>
    <w:rsid w:val="009870A9"/>
    <w:rsid w:val="009976DC"/>
    <w:rsid w:val="009A0508"/>
    <w:rsid w:val="009B08A4"/>
    <w:rsid w:val="009B565A"/>
    <w:rsid w:val="009F2E1F"/>
    <w:rsid w:val="009F7DDE"/>
    <w:rsid w:val="00A01452"/>
    <w:rsid w:val="00A02A89"/>
    <w:rsid w:val="00A146B9"/>
    <w:rsid w:val="00A30E29"/>
    <w:rsid w:val="00A45093"/>
    <w:rsid w:val="00A71008"/>
    <w:rsid w:val="00AB7171"/>
    <w:rsid w:val="00AE1E6F"/>
    <w:rsid w:val="00AE3350"/>
    <w:rsid w:val="00B119AB"/>
    <w:rsid w:val="00B170D7"/>
    <w:rsid w:val="00B20001"/>
    <w:rsid w:val="00B60933"/>
    <w:rsid w:val="00B83B23"/>
    <w:rsid w:val="00BA7C7B"/>
    <w:rsid w:val="00BD4F44"/>
    <w:rsid w:val="00C1096D"/>
    <w:rsid w:val="00C24026"/>
    <w:rsid w:val="00C2539D"/>
    <w:rsid w:val="00C26FCB"/>
    <w:rsid w:val="00C4688F"/>
    <w:rsid w:val="00C63FD7"/>
    <w:rsid w:val="00C66D8F"/>
    <w:rsid w:val="00C6715C"/>
    <w:rsid w:val="00C72152"/>
    <w:rsid w:val="00C72660"/>
    <w:rsid w:val="00C76A4C"/>
    <w:rsid w:val="00C81898"/>
    <w:rsid w:val="00CC4C5C"/>
    <w:rsid w:val="00D13AAB"/>
    <w:rsid w:val="00D5687C"/>
    <w:rsid w:val="00D765CD"/>
    <w:rsid w:val="00D82516"/>
    <w:rsid w:val="00D85E1D"/>
    <w:rsid w:val="00D94D11"/>
    <w:rsid w:val="00DA0FD5"/>
    <w:rsid w:val="00DA6C55"/>
    <w:rsid w:val="00DC4773"/>
    <w:rsid w:val="00DD02DF"/>
    <w:rsid w:val="00E93155"/>
    <w:rsid w:val="00EA014F"/>
    <w:rsid w:val="00EA1855"/>
    <w:rsid w:val="00EB58B0"/>
    <w:rsid w:val="00EC2891"/>
    <w:rsid w:val="00ED1943"/>
    <w:rsid w:val="00ED3854"/>
    <w:rsid w:val="00EF0036"/>
    <w:rsid w:val="00F0043D"/>
    <w:rsid w:val="00F01855"/>
    <w:rsid w:val="00F040EC"/>
    <w:rsid w:val="00F33DB2"/>
    <w:rsid w:val="00F629DC"/>
    <w:rsid w:val="00F83085"/>
    <w:rsid w:val="00FA0BFB"/>
    <w:rsid w:val="00FB3845"/>
    <w:rsid w:val="00FF554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D5209"/>
  <w15:chartTrackingRefBased/>
  <w15:docId w15:val="{61DFCE6C-E0DB-45A0-9204-3B230D44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FD5"/>
  </w:style>
  <w:style w:type="paragraph" w:styleId="Heading1">
    <w:name w:val="heading 1"/>
    <w:basedOn w:val="Normal"/>
    <w:next w:val="Normal"/>
    <w:link w:val="Heading1Char"/>
    <w:uiPriority w:val="9"/>
    <w:qFormat/>
    <w:rsid w:val="00DA0F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6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1D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FD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A0FD5"/>
    <w:pPr>
      <w:ind w:left="720"/>
      <w:contextualSpacing/>
    </w:pPr>
  </w:style>
  <w:style w:type="paragraph" w:styleId="Caption">
    <w:name w:val="caption"/>
    <w:basedOn w:val="Normal"/>
    <w:next w:val="Normal"/>
    <w:uiPriority w:val="35"/>
    <w:unhideWhenUsed/>
    <w:qFormat/>
    <w:rsid w:val="00DA0FD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976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1D85"/>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B83B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48BF122DD157BE499F5EC7001169A593" ma:contentTypeVersion="7" ma:contentTypeDescription="Create a new document." ma:contentTypeScope="" ma:versionID="7e08507a6109a45cf4d06bdfc957fdf1">
  <xsd:schema xmlns:xsd="http://www.w3.org/2001/XMLSchema" xmlns:xs="http://www.w3.org/2001/XMLSchema" xmlns:p="http://schemas.microsoft.com/office/2006/metadata/properties" xmlns:ns2="9af1f2e8-c64a-467f-997b-e997d8e63c51" targetNamespace="http://schemas.microsoft.com/office/2006/metadata/properties" ma:root="true" ma:fieldsID="d3969c4cca9e3f5a159941b53d68856c" ns2:_="">
    <xsd:import namespace="9af1f2e8-c64a-467f-997b-e997d8e63c5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f1f2e8-c64a-467f-997b-e997d8e63c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24A627-8927-4FBC-B315-A3C669F798DC}">
  <ds:schemaRefs>
    <ds:schemaRef ds:uri="http://schemas.openxmlformats.org/officeDocument/2006/bibliography"/>
  </ds:schemaRefs>
</ds:datastoreItem>
</file>

<file path=customXml/itemProps2.xml><?xml version="1.0" encoding="utf-8"?>
<ds:datastoreItem xmlns:ds="http://schemas.openxmlformats.org/officeDocument/2006/customXml" ds:itemID="{65E73502-57D3-461B-9084-43C27C6292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f1f2e8-c64a-467f-997b-e997d8e63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855BF6-E831-42A5-9B20-500537D995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boling zhang</dc:creator>
  <cp:keywords/>
  <dc:description/>
  <cp:lastModifiedBy>Yanzhang Wu</cp:lastModifiedBy>
  <cp:revision>12</cp:revision>
  <dcterms:created xsi:type="dcterms:W3CDTF">2022-12-02T08:19:00Z</dcterms:created>
  <dcterms:modified xsi:type="dcterms:W3CDTF">2022-12-03T02:26:00Z</dcterms:modified>
</cp:coreProperties>
</file>